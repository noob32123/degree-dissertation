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3A399" w14:textId="77777777" w:rsidR="0034773D" w:rsidRPr="00067952" w:rsidRDefault="0034773D" w:rsidP="007C4C62"/>
    <w:p w14:paraId="4007EA31" w14:textId="77777777" w:rsidR="00A72607" w:rsidRPr="00067952" w:rsidRDefault="00A72607" w:rsidP="00A72607">
      <w:pPr>
        <w:jc w:val="center"/>
        <w:rPr>
          <w:rFonts w:eastAsia="黑体"/>
          <w:b/>
          <w:sz w:val="44"/>
          <w:szCs w:val="44"/>
        </w:rPr>
      </w:pPr>
      <w:r w:rsidRPr="00067952">
        <w:rPr>
          <w:rFonts w:eastAsia="黑体"/>
          <w:b/>
          <w:sz w:val="44"/>
          <w:szCs w:val="44"/>
        </w:rPr>
        <w:t>专利申请技术交底书</w:t>
      </w:r>
    </w:p>
    <w:p w14:paraId="0AB029D4" w14:textId="77777777" w:rsidR="00775E20" w:rsidRPr="00067952" w:rsidRDefault="00775E20" w:rsidP="00A72607">
      <w:pPr>
        <w:jc w:val="center"/>
        <w:rPr>
          <w:rFonts w:eastAsia="黑体"/>
          <w:b/>
          <w:sz w:val="36"/>
          <w:szCs w:val="36"/>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2"/>
        <w:gridCol w:w="6436"/>
      </w:tblGrid>
      <w:tr w:rsidR="00473025" w:rsidRPr="00067952" w14:paraId="4415533E" w14:textId="77777777" w:rsidTr="00295E32">
        <w:tc>
          <w:tcPr>
            <w:tcW w:w="1601" w:type="dxa"/>
          </w:tcPr>
          <w:p w14:paraId="23415D32" w14:textId="77777777" w:rsidR="00473025" w:rsidRPr="00067952" w:rsidRDefault="00473025" w:rsidP="00250F65">
            <w:pPr>
              <w:spacing w:beforeLines="20" w:before="62" w:afterLines="20" w:after="62" w:line="360" w:lineRule="exact"/>
              <w:jc w:val="center"/>
              <w:rPr>
                <w:rFonts w:eastAsia="黑体"/>
                <w:b/>
                <w:sz w:val="24"/>
              </w:rPr>
            </w:pPr>
            <w:r w:rsidRPr="00067952">
              <w:rPr>
                <w:rFonts w:eastAsia="黑体"/>
                <w:b/>
                <w:sz w:val="24"/>
              </w:rPr>
              <w:t>发明名称</w:t>
            </w:r>
          </w:p>
        </w:tc>
        <w:tc>
          <w:tcPr>
            <w:tcW w:w="6583" w:type="dxa"/>
          </w:tcPr>
          <w:p w14:paraId="1DA0FCF7" w14:textId="1D6E36EF" w:rsidR="00473025" w:rsidRPr="00067952" w:rsidRDefault="00C21891" w:rsidP="00691C9E">
            <w:pPr>
              <w:spacing w:beforeLines="20" w:before="62" w:afterLines="20" w:after="62" w:line="360" w:lineRule="exact"/>
              <w:rPr>
                <w:rFonts w:eastAsia="FangSong_GB2312"/>
                <w:color w:val="0000FF"/>
                <w:sz w:val="24"/>
              </w:rPr>
            </w:pPr>
            <w:bookmarkStart w:id="0" w:name="OLE_LINK3"/>
            <w:r w:rsidRPr="00C21891">
              <w:rPr>
                <w:rFonts w:eastAsia="FangSong_GB2312" w:hint="eastAsia"/>
                <w:color w:val="0000FF"/>
                <w:sz w:val="24"/>
              </w:rPr>
              <w:t>一种</w:t>
            </w:r>
            <w:ins w:id="1" w:author="Jian LIU" w:date="2025-10-22T15:24:00Z" w16du:dateUtc="2025-10-22T07:24:00Z">
              <w:r w:rsidR="00497727">
                <w:rPr>
                  <w:rFonts w:eastAsia="FangSong_GB2312" w:hint="eastAsia"/>
                  <w:color w:val="0000FF"/>
                  <w:sz w:val="24"/>
                </w:rPr>
                <w:t>基于</w:t>
              </w:r>
            </w:ins>
            <w:del w:id="2" w:author="Jian LIU" w:date="2025-10-22T15:24:00Z" w16du:dateUtc="2025-10-22T07:24:00Z">
              <w:r w:rsidR="00691C9E" w:rsidRPr="00691C9E" w:rsidDel="00497727">
                <w:rPr>
                  <w:rFonts w:eastAsia="FangSong_GB2312" w:hint="eastAsia"/>
                  <w:color w:val="0000FF"/>
                  <w:sz w:val="24"/>
                </w:rPr>
                <w:delText>面向</w:delText>
              </w:r>
            </w:del>
            <w:r w:rsidR="00691C9E" w:rsidRPr="00691C9E">
              <w:rPr>
                <w:rFonts w:eastAsia="FangSong_GB2312" w:hint="eastAsia"/>
                <w:color w:val="0000FF"/>
                <w:sz w:val="24"/>
              </w:rPr>
              <w:t>星地协同</w:t>
            </w:r>
            <w:del w:id="3" w:author="Jian LIU" w:date="2025-10-22T15:25:00Z" w16du:dateUtc="2025-10-22T07:25:00Z">
              <w:r w:rsidR="00691C9E" w:rsidRPr="00691C9E" w:rsidDel="00497727">
                <w:rPr>
                  <w:rFonts w:eastAsia="FangSong_GB2312" w:hint="eastAsia"/>
                  <w:color w:val="0000FF"/>
                  <w:sz w:val="24"/>
                </w:rPr>
                <w:delText>在轨处理</w:delText>
              </w:r>
            </w:del>
            <w:r w:rsidR="00691C9E" w:rsidRPr="00691C9E">
              <w:rPr>
                <w:rFonts w:eastAsia="FangSong_GB2312" w:hint="eastAsia"/>
                <w:color w:val="0000FF"/>
                <w:sz w:val="24"/>
              </w:rPr>
              <w:t>的</w:t>
            </w:r>
            <w:r w:rsidR="00746F02">
              <w:rPr>
                <w:rFonts w:eastAsia="FangSong_GB2312" w:hint="eastAsia"/>
                <w:color w:val="0000FF"/>
                <w:sz w:val="24"/>
              </w:rPr>
              <w:t>遥感任务</w:t>
            </w:r>
            <w:ins w:id="4" w:author="Jian LIU" w:date="2025-10-22T15:25:00Z" w16du:dateUtc="2025-10-22T07:25:00Z">
              <w:r w:rsidR="00497727" w:rsidRPr="00691C9E">
                <w:rPr>
                  <w:rFonts w:eastAsia="FangSong_GB2312" w:hint="eastAsia"/>
                  <w:color w:val="0000FF"/>
                  <w:sz w:val="24"/>
                </w:rPr>
                <w:t>在轨处理</w:t>
              </w:r>
              <w:r w:rsidR="00497727">
                <w:rPr>
                  <w:rFonts w:eastAsia="FangSong_GB2312" w:hint="eastAsia"/>
                  <w:color w:val="0000FF"/>
                  <w:sz w:val="24"/>
                </w:rPr>
                <w:t>与</w:t>
              </w:r>
            </w:ins>
            <w:r w:rsidR="00691C9E">
              <w:rPr>
                <w:rFonts w:eastAsia="FangSong_GB2312" w:hint="eastAsia"/>
                <w:color w:val="0000FF"/>
                <w:sz w:val="24"/>
              </w:rPr>
              <w:t>智能</w:t>
            </w:r>
            <w:r w:rsidR="00691C9E" w:rsidRPr="00691C9E">
              <w:rPr>
                <w:rFonts w:eastAsia="FangSong_GB2312" w:hint="eastAsia"/>
                <w:color w:val="0000FF"/>
                <w:sz w:val="24"/>
              </w:rPr>
              <w:t>调度方法</w:t>
            </w:r>
            <w:bookmarkEnd w:id="0"/>
          </w:p>
        </w:tc>
      </w:tr>
      <w:tr w:rsidR="00473025" w:rsidRPr="00067952" w14:paraId="6992FF07" w14:textId="77777777" w:rsidTr="00295E32">
        <w:tc>
          <w:tcPr>
            <w:tcW w:w="1601" w:type="dxa"/>
          </w:tcPr>
          <w:p w14:paraId="01273E41" w14:textId="77777777" w:rsidR="00473025" w:rsidRPr="00067952" w:rsidRDefault="00CB697C" w:rsidP="00250F65">
            <w:pPr>
              <w:spacing w:beforeLines="20" w:before="62" w:afterLines="20" w:after="62"/>
              <w:jc w:val="center"/>
              <w:rPr>
                <w:rFonts w:eastAsia="黑体"/>
                <w:b/>
                <w:sz w:val="24"/>
              </w:rPr>
            </w:pPr>
            <w:r w:rsidRPr="00067952">
              <w:rPr>
                <w:rFonts w:eastAsia="黑体"/>
                <w:b/>
                <w:sz w:val="24"/>
              </w:rPr>
              <w:t>申请人</w:t>
            </w:r>
          </w:p>
        </w:tc>
        <w:tc>
          <w:tcPr>
            <w:tcW w:w="6583" w:type="dxa"/>
          </w:tcPr>
          <w:p w14:paraId="598BF716" w14:textId="77777777" w:rsidR="00473025" w:rsidRPr="00067952" w:rsidRDefault="005633B8" w:rsidP="00250F65">
            <w:pPr>
              <w:spacing w:beforeLines="20" w:before="62" w:afterLines="20" w:after="62"/>
              <w:rPr>
                <w:rFonts w:eastAsia="FangSong_GB2312"/>
                <w:sz w:val="24"/>
              </w:rPr>
            </w:pPr>
            <w:r>
              <w:rPr>
                <w:rFonts w:eastAsia="FangSong_GB2312" w:hint="eastAsia"/>
                <w:sz w:val="24"/>
              </w:rPr>
              <w:t>哈尔滨工业大学（深圳）</w:t>
            </w:r>
          </w:p>
        </w:tc>
      </w:tr>
      <w:tr w:rsidR="00473025" w:rsidRPr="00067952" w14:paraId="0A7892C0" w14:textId="77777777" w:rsidTr="00295E32">
        <w:tc>
          <w:tcPr>
            <w:tcW w:w="1601" w:type="dxa"/>
          </w:tcPr>
          <w:p w14:paraId="474E9465" w14:textId="77777777" w:rsidR="00473025" w:rsidRPr="00067952" w:rsidRDefault="00473025" w:rsidP="00250F65">
            <w:pPr>
              <w:spacing w:beforeLines="20" w:before="62" w:afterLines="20" w:after="62"/>
              <w:jc w:val="center"/>
              <w:rPr>
                <w:rFonts w:eastAsia="黑体"/>
                <w:b/>
                <w:sz w:val="24"/>
              </w:rPr>
            </w:pPr>
            <w:r w:rsidRPr="00067952">
              <w:rPr>
                <w:rFonts w:eastAsia="黑体"/>
                <w:b/>
                <w:sz w:val="24"/>
              </w:rPr>
              <w:t>申报类型</w:t>
            </w:r>
          </w:p>
        </w:tc>
        <w:tc>
          <w:tcPr>
            <w:tcW w:w="6583" w:type="dxa"/>
          </w:tcPr>
          <w:p w14:paraId="2C9FD344" w14:textId="77777777" w:rsidR="00473025" w:rsidRPr="00067952" w:rsidRDefault="001549F1" w:rsidP="00250F65">
            <w:pPr>
              <w:spacing w:beforeLines="20" w:before="62" w:afterLines="20" w:after="62"/>
              <w:rPr>
                <w:rFonts w:eastAsia="FangSong_GB2312"/>
                <w:color w:val="0000FF"/>
                <w:sz w:val="24"/>
              </w:rPr>
            </w:pPr>
            <w:r>
              <w:rPr>
                <w:rFonts w:eastAsia="FangSong_GB2312" w:hint="eastAsia"/>
                <w:color w:val="0000FF"/>
                <w:sz w:val="24"/>
              </w:rPr>
              <w:t>国家发明专利</w:t>
            </w:r>
          </w:p>
        </w:tc>
      </w:tr>
      <w:tr w:rsidR="004615F6" w:rsidRPr="00067952" w14:paraId="634987FA" w14:textId="77777777" w:rsidTr="00295E32">
        <w:tc>
          <w:tcPr>
            <w:tcW w:w="1601" w:type="dxa"/>
          </w:tcPr>
          <w:p w14:paraId="4EA28852" w14:textId="77777777" w:rsidR="004615F6" w:rsidRPr="00067952" w:rsidRDefault="004615F6" w:rsidP="00250F65">
            <w:pPr>
              <w:spacing w:beforeLines="20" w:before="62" w:afterLines="20" w:after="62"/>
              <w:jc w:val="center"/>
              <w:rPr>
                <w:rFonts w:eastAsia="黑体"/>
                <w:b/>
                <w:sz w:val="24"/>
              </w:rPr>
            </w:pPr>
            <w:r w:rsidRPr="00067952">
              <w:rPr>
                <w:rFonts w:eastAsia="黑体"/>
                <w:b/>
                <w:sz w:val="24"/>
              </w:rPr>
              <w:t>发明人</w:t>
            </w:r>
          </w:p>
        </w:tc>
        <w:tc>
          <w:tcPr>
            <w:tcW w:w="6583" w:type="dxa"/>
          </w:tcPr>
          <w:p w14:paraId="4C5490F3" w14:textId="060B5A2F" w:rsidR="004615F6" w:rsidRPr="00067952" w:rsidRDefault="004615F6" w:rsidP="006E1B42">
            <w:pPr>
              <w:spacing w:beforeLines="20" w:before="62" w:afterLines="20" w:after="62"/>
              <w:rPr>
                <w:rFonts w:eastAsia="FangSong_GB2312"/>
                <w:color w:val="0000FF"/>
                <w:sz w:val="24"/>
              </w:rPr>
            </w:pPr>
          </w:p>
        </w:tc>
      </w:tr>
      <w:tr w:rsidR="00007A35" w:rsidRPr="00295E32" w14:paraId="28C3CF57" w14:textId="77777777" w:rsidTr="00295E32">
        <w:trPr>
          <w:trHeight w:val="218"/>
        </w:trPr>
        <w:tc>
          <w:tcPr>
            <w:tcW w:w="1601" w:type="dxa"/>
          </w:tcPr>
          <w:p w14:paraId="16F26986" w14:textId="77777777" w:rsidR="00007A35" w:rsidRPr="00067952" w:rsidRDefault="00007A35" w:rsidP="00250F65">
            <w:pPr>
              <w:spacing w:beforeLines="20" w:before="62" w:afterLines="20" w:after="62"/>
              <w:jc w:val="center"/>
              <w:rPr>
                <w:rFonts w:eastAsia="黑体"/>
                <w:b/>
                <w:sz w:val="24"/>
              </w:rPr>
            </w:pPr>
            <w:r w:rsidRPr="00067952">
              <w:rPr>
                <w:rFonts w:eastAsia="黑体"/>
                <w:b/>
                <w:sz w:val="24"/>
              </w:rPr>
              <w:t>技术联系人</w:t>
            </w:r>
          </w:p>
        </w:tc>
        <w:tc>
          <w:tcPr>
            <w:tcW w:w="6583" w:type="dxa"/>
          </w:tcPr>
          <w:p w14:paraId="6CC6FC24" w14:textId="2DB830CE" w:rsidR="00007A35" w:rsidRPr="00295E32" w:rsidRDefault="00007A35" w:rsidP="00796B36">
            <w:pPr>
              <w:spacing w:beforeLines="20" w:before="62" w:afterLines="20" w:after="62"/>
              <w:rPr>
                <w:rFonts w:eastAsia="FangSong_GB2312"/>
                <w:color w:val="0000FF"/>
                <w:sz w:val="24"/>
              </w:rPr>
            </w:pPr>
          </w:p>
        </w:tc>
      </w:tr>
      <w:tr w:rsidR="00007A35" w:rsidRPr="00067952" w14:paraId="7B5C1A15" w14:textId="77777777" w:rsidTr="00295E32">
        <w:trPr>
          <w:trHeight w:val="217"/>
        </w:trPr>
        <w:tc>
          <w:tcPr>
            <w:tcW w:w="1601" w:type="dxa"/>
          </w:tcPr>
          <w:p w14:paraId="7AF6038F" w14:textId="77777777" w:rsidR="00007A35" w:rsidRPr="00067952" w:rsidRDefault="00035FC9" w:rsidP="00250F65">
            <w:pPr>
              <w:spacing w:beforeLines="20" w:before="62" w:afterLines="20" w:after="62"/>
              <w:jc w:val="center"/>
              <w:rPr>
                <w:rFonts w:eastAsia="黑体"/>
                <w:b/>
                <w:sz w:val="24"/>
              </w:rPr>
            </w:pPr>
            <w:r w:rsidRPr="00067952">
              <w:rPr>
                <w:rFonts w:eastAsia="黑体"/>
                <w:b/>
                <w:sz w:val="24"/>
              </w:rPr>
              <w:t>检索关键词</w:t>
            </w:r>
          </w:p>
        </w:tc>
        <w:tc>
          <w:tcPr>
            <w:tcW w:w="6583" w:type="dxa"/>
          </w:tcPr>
          <w:p w14:paraId="4AF385AD" w14:textId="6E040325" w:rsidR="00007A35" w:rsidRPr="00067952" w:rsidRDefault="00007A35" w:rsidP="00215141">
            <w:pPr>
              <w:spacing w:beforeLines="20" w:before="62" w:afterLines="20" w:after="62"/>
              <w:rPr>
                <w:rFonts w:eastAsia="FangSong_GB2312"/>
                <w:color w:val="0000FF"/>
                <w:sz w:val="24"/>
              </w:rPr>
            </w:pPr>
          </w:p>
        </w:tc>
      </w:tr>
    </w:tbl>
    <w:p w14:paraId="17618879" w14:textId="77777777" w:rsidR="00473025" w:rsidRPr="00067952" w:rsidRDefault="00473025" w:rsidP="00A72607">
      <w:pPr>
        <w:jc w:val="center"/>
        <w:rPr>
          <w:rFonts w:eastAsia="黑体"/>
          <w:b/>
          <w:sz w:val="28"/>
          <w:szCs w:val="28"/>
          <w:lang w:val="fr-FR"/>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08"/>
      </w:tblGrid>
      <w:tr w:rsidR="00775E20" w:rsidRPr="00067952" w14:paraId="5E8F9232" w14:textId="77777777">
        <w:tc>
          <w:tcPr>
            <w:tcW w:w="8100" w:type="dxa"/>
          </w:tcPr>
          <w:p w14:paraId="13BD52B7" w14:textId="77777777" w:rsidR="00775E20" w:rsidRPr="00067952" w:rsidRDefault="00775E20" w:rsidP="00250F65">
            <w:pPr>
              <w:spacing w:beforeLines="50" w:before="156" w:afterLines="50" w:after="156"/>
              <w:jc w:val="center"/>
              <w:rPr>
                <w:rFonts w:eastAsia="黑体"/>
                <w:b/>
                <w:sz w:val="24"/>
                <w:lang w:val="fr-FR"/>
              </w:rPr>
            </w:pPr>
            <w:r w:rsidRPr="00067952">
              <w:rPr>
                <w:rFonts w:eastAsia="黑体"/>
                <w:b/>
                <w:sz w:val="24"/>
                <w:lang w:val="fr-FR"/>
              </w:rPr>
              <w:t>注意事项</w:t>
            </w:r>
          </w:p>
          <w:p w14:paraId="611AF844" w14:textId="77777777" w:rsidR="00775E20" w:rsidRPr="00067952" w:rsidRDefault="00775E20" w:rsidP="007C4C62">
            <w:pPr>
              <w:rPr>
                <w:rFonts w:eastAsia="FangSong_GB2312"/>
                <w:sz w:val="24"/>
                <w:lang w:val="fr-FR"/>
              </w:rPr>
            </w:pPr>
            <w:r w:rsidRPr="00067952">
              <w:rPr>
                <w:rFonts w:eastAsia="FangSong_GB2312"/>
                <w:sz w:val="24"/>
                <w:lang w:val="fr-FR"/>
              </w:rPr>
              <w:t>1</w:t>
            </w:r>
            <w:r w:rsidRPr="00067952">
              <w:rPr>
                <w:rFonts w:eastAsia="FangSong_GB2312"/>
                <w:sz w:val="24"/>
                <w:lang w:val="fr-FR"/>
              </w:rPr>
              <w:t>．技术联系人应为深入了解本申请提案技术方案的技术人员，如交底书撰写人，负责向专利审核人员和代理人解释技术细节、修改交底书、审核申请文件等工作</w:t>
            </w:r>
            <w:r w:rsidR="00CF4C32" w:rsidRPr="00067952">
              <w:rPr>
                <w:rFonts w:eastAsia="FangSong_GB2312"/>
                <w:sz w:val="24"/>
                <w:lang w:val="fr-FR"/>
              </w:rPr>
              <w:t>,</w:t>
            </w:r>
            <w:r w:rsidR="00CF4C32" w:rsidRPr="00067952">
              <w:rPr>
                <w:rFonts w:eastAsia="FangSong_GB2312"/>
                <w:color w:val="0000FF"/>
                <w:sz w:val="28"/>
                <w:szCs w:val="28"/>
              </w:rPr>
              <w:t xml:space="preserve"> </w:t>
            </w:r>
            <w:r w:rsidR="0034773D" w:rsidRPr="00067952">
              <w:rPr>
                <w:rFonts w:eastAsia="FangSong_GB2312"/>
                <w:sz w:val="24"/>
                <w:lang w:val="fr-FR"/>
              </w:rPr>
              <w:t>请务必填全</w:t>
            </w:r>
            <w:r w:rsidR="00CF4C32" w:rsidRPr="00067952">
              <w:rPr>
                <w:rFonts w:eastAsia="FangSong_GB2312"/>
                <w:sz w:val="24"/>
                <w:lang w:val="fr-FR"/>
              </w:rPr>
              <w:t>技术联系人的姓名、</w:t>
            </w:r>
            <w:r w:rsidR="00CF4C32" w:rsidRPr="00067952">
              <w:rPr>
                <w:rFonts w:eastAsia="FangSong_GB2312"/>
                <w:sz w:val="24"/>
                <w:lang w:val="fr-FR"/>
              </w:rPr>
              <w:t>E-mail</w:t>
            </w:r>
            <w:r w:rsidR="00CF4C32" w:rsidRPr="00067952">
              <w:rPr>
                <w:rFonts w:eastAsia="FangSong_GB2312"/>
                <w:sz w:val="24"/>
                <w:lang w:val="fr-FR"/>
              </w:rPr>
              <w:t>、手机</w:t>
            </w:r>
            <w:r w:rsidRPr="00067952">
              <w:rPr>
                <w:rFonts w:eastAsia="FangSong_GB2312"/>
                <w:sz w:val="24"/>
                <w:lang w:val="fr-FR"/>
              </w:rPr>
              <w:t>。</w:t>
            </w:r>
          </w:p>
          <w:p w14:paraId="62B334F9" w14:textId="77777777" w:rsidR="00A90A69" w:rsidRPr="00067952" w:rsidRDefault="00A90A69" w:rsidP="007C4C62">
            <w:pPr>
              <w:rPr>
                <w:rFonts w:eastAsia="FangSong_GB2312"/>
                <w:sz w:val="24"/>
                <w:lang w:val="fr-FR"/>
              </w:rPr>
            </w:pPr>
            <w:r w:rsidRPr="00067952">
              <w:rPr>
                <w:rFonts w:eastAsia="FangSong_GB2312"/>
                <w:sz w:val="24"/>
                <w:lang w:val="fr-FR"/>
              </w:rPr>
              <w:t>2</w:t>
            </w:r>
            <w:r w:rsidRPr="00067952">
              <w:rPr>
                <w:rFonts w:eastAsia="FangSong_GB2312"/>
                <w:sz w:val="24"/>
                <w:lang w:val="fr-FR"/>
              </w:rPr>
              <w:t>．请按照本技术交底书模板逐项填写，除交底书第八部分为可选项外，其他均为必须填写的内容。</w:t>
            </w:r>
          </w:p>
          <w:p w14:paraId="1004205B" w14:textId="77777777" w:rsidR="007C4C62" w:rsidRPr="00067952" w:rsidRDefault="007C4C62" w:rsidP="007C4C62">
            <w:pPr>
              <w:rPr>
                <w:rFonts w:eastAsia="FangSong_GB2312"/>
                <w:sz w:val="24"/>
                <w:lang w:val="fr-FR"/>
              </w:rPr>
            </w:pPr>
            <w:r w:rsidRPr="00067952">
              <w:rPr>
                <w:rFonts w:eastAsia="FangSong_GB2312"/>
                <w:sz w:val="24"/>
                <w:lang w:val="fr-FR"/>
              </w:rPr>
              <w:t>3</w:t>
            </w:r>
            <w:r w:rsidRPr="00067952">
              <w:rPr>
                <w:rFonts w:eastAsia="FangSong_GB2312"/>
                <w:sz w:val="24"/>
                <w:lang w:val="fr-FR"/>
              </w:rPr>
              <w:t>．专利申请不要求已具体实现或实施，形成完整的技术方案即可提交申请，特别是需要向合作方公开</w:t>
            </w:r>
            <w:r w:rsidR="00B7312D" w:rsidRPr="00067952">
              <w:rPr>
                <w:rFonts w:eastAsia="FangSong_GB2312"/>
                <w:sz w:val="24"/>
                <w:lang w:val="fr-FR"/>
              </w:rPr>
              <w:t>、向标准提案或以其他方式公开</w:t>
            </w:r>
            <w:r w:rsidRPr="00067952">
              <w:rPr>
                <w:rFonts w:eastAsia="FangSong_GB2312"/>
                <w:sz w:val="24"/>
                <w:lang w:val="fr-FR"/>
              </w:rPr>
              <w:t>的重要技术构思应</w:t>
            </w:r>
            <w:r w:rsidR="00134174" w:rsidRPr="00067952">
              <w:rPr>
                <w:rFonts w:eastAsia="FangSong_GB2312"/>
                <w:sz w:val="24"/>
                <w:lang w:val="fr-FR"/>
              </w:rPr>
              <w:t>在公开前</w:t>
            </w:r>
            <w:r w:rsidRPr="00067952">
              <w:rPr>
                <w:rFonts w:eastAsia="FangSong_GB2312"/>
                <w:sz w:val="24"/>
                <w:lang w:val="fr-FR"/>
              </w:rPr>
              <w:t>尽早申请。</w:t>
            </w:r>
          </w:p>
          <w:p w14:paraId="095A0C1E" w14:textId="77777777" w:rsidR="007C4C62" w:rsidRPr="00067952" w:rsidRDefault="007C4C62" w:rsidP="007C4C62">
            <w:pPr>
              <w:rPr>
                <w:rFonts w:eastAsia="黑体"/>
                <w:b/>
                <w:sz w:val="52"/>
                <w:szCs w:val="52"/>
                <w:lang w:val="fr-FR"/>
              </w:rPr>
            </w:pPr>
            <w:r w:rsidRPr="00067952">
              <w:rPr>
                <w:rFonts w:eastAsia="FangSong_GB2312"/>
                <w:sz w:val="24"/>
                <w:lang w:val="fr-FR"/>
              </w:rPr>
              <w:t>4</w:t>
            </w:r>
            <w:r w:rsidRPr="00067952">
              <w:rPr>
                <w:rFonts w:eastAsia="FangSong_GB2312"/>
                <w:sz w:val="24"/>
                <w:lang w:val="fr-FR"/>
              </w:rPr>
              <w:t>．技术交底书文件命名要求：发明名称＋短横线（半角）＋交底书＋版本号，例：一种</w:t>
            </w:r>
            <w:r w:rsidR="00CB697C" w:rsidRPr="00067952">
              <w:rPr>
                <w:rFonts w:eastAsia="FangSong_GB2312"/>
                <w:sz w:val="24"/>
                <w:lang w:val="fr-FR"/>
              </w:rPr>
              <w:t>便携式通信装置</w:t>
            </w:r>
            <w:r w:rsidRPr="00067952">
              <w:rPr>
                <w:rFonts w:eastAsia="FangSong_GB2312"/>
                <w:sz w:val="24"/>
                <w:lang w:val="fr-FR"/>
              </w:rPr>
              <w:t>-</w:t>
            </w:r>
            <w:r w:rsidRPr="00067952">
              <w:rPr>
                <w:rFonts w:eastAsia="FangSong_GB2312"/>
                <w:sz w:val="24"/>
                <w:lang w:val="fr-FR"/>
              </w:rPr>
              <w:t>交底书</w:t>
            </w:r>
            <w:r w:rsidRPr="00067952">
              <w:rPr>
                <w:rFonts w:eastAsia="FangSong_GB2312"/>
                <w:sz w:val="24"/>
                <w:lang w:val="fr-FR"/>
              </w:rPr>
              <w:t>v1.doc</w:t>
            </w:r>
          </w:p>
        </w:tc>
      </w:tr>
    </w:tbl>
    <w:p w14:paraId="44E863F4" w14:textId="77777777" w:rsidR="0034773D" w:rsidRPr="00067952" w:rsidRDefault="0034773D" w:rsidP="00A72607">
      <w:pPr>
        <w:jc w:val="center"/>
        <w:rPr>
          <w:rFonts w:eastAsia="黑体"/>
          <w:b/>
          <w:sz w:val="32"/>
          <w:szCs w:val="32"/>
          <w:lang w:val="fr-FR"/>
        </w:rPr>
      </w:pPr>
    </w:p>
    <w:p w14:paraId="224F4EAD" w14:textId="77777777" w:rsidR="00323528" w:rsidRPr="00067952" w:rsidRDefault="00323528" w:rsidP="00A72607">
      <w:pPr>
        <w:jc w:val="center"/>
        <w:rPr>
          <w:rFonts w:eastAsia="黑体"/>
          <w:b/>
          <w:sz w:val="32"/>
          <w:szCs w:val="32"/>
          <w:lang w:val="fr-FR"/>
        </w:rPr>
        <w:sectPr w:rsidR="00323528" w:rsidRPr="00067952" w:rsidSect="003E031F">
          <w:pgSz w:w="11906" w:h="16838"/>
          <w:pgMar w:top="1440" w:right="1800" w:bottom="1440" w:left="1800" w:header="851" w:footer="992" w:gutter="0"/>
          <w:cols w:space="425"/>
          <w:docGrid w:type="lines" w:linePitch="312"/>
        </w:sectPr>
      </w:pPr>
    </w:p>
    <w:p w14:paraId="5789FDD1" w14:textId="77777777" w:rsidR="0013397D" w:rsidRPr="00067952" w:rsidRDefault="0013397D" w:rsidP="00BB17DA">
      <w:pPr>
        <w:spacing w:beforeLines="50" w:before="156" w:line="480" w:lineRule="exact"/>
        <w:outlineLvl w:val="0"/>
        <w:rPr>
          <w:rFonts w:eastAsia="黑体"/>
          <w:sz w:val="24"/>
        </w:rPr>
      </w:pPr>
      <w:r w:rsidRPr="00067952">
        <w:rPr>
          <w:rFonts w:eastAsia="黑体"/>
          <w:sz w:val="24"/>
        </w:rPr>
        <w:lastRenderedPageBreak/>
        <w:t>一、发明名称</w:t>
      </w:r>
    </w:p>
    <w:p w14:paraId="63DB12E4" w14:textId="25B7D0C7" w:rsidR="00BB17DA" w:rsidRPr="00067952" w:rsidRDefault="00691C9E" w:rsidP="007A2940">
      <w:pPr>
        <w:pStyle w:val="af"/>
      </w:pPr>
      <w:bookmarkStart w:id="5" w:name="OLE_LINK4"/>
      <w:del w:id="6" w:author="Jian LIU" w:date="2025-10-22T15:26:00Z" w16du:dateUtc="2025-10-22T07:26:00Z">
        <w:r w:rsidRPr="00691C9E" w:rsidDel="00497727">
          <w:rPr>
            <w:rFonts w:hint="eastAsia"/>
          </w:rPr>
          <w:delText>一种面向星地协同在轨处理的</w:delText>
        </w:r>
        <w:r w:rsidR="000F21E6" w:rsidDel="00497727">
          <w:rPr>
            <w:rFonts w:hint="eastAsia"/>
          </w:rPr>
          <w:delText>遥感</w:delText>
        </w:r>
        <w:r w:rsidRPr="00691C9E" w:rsidDel="00497727">
          <w:rPr>
            <w:rFonts w:hint="eastAsia"/>
          </w:rPr>
          <w:delText>任务</w:delText>
        </w:r>
        <w:r w:rsidR="000F21E6" w:rsidDel="00497727">
          <w:rPr>
            <w:rFonts w:hint="eastAsia"/>
          </w:rPr>
          <w:delText>智能</w:delText>
        </w:r>
        <w:r w:rsidRPr="00691C9E" w:rsidDel="00497727">
          <w:rPr>
            <w:rFonts w:hint="eastAsia"/>
          </w:rPr>
          <w:delText>调度方法</w:delText>
        </w:r>
      </w:del>
      <w:ins w:id="7" w:author="Jian LIU" w:date="2025-10-22T15:26:00Z" w16du:dateUtc="2025-10-22T07:26:00Z">
        <w:r w:rsidR="00497727" w:rsidRPr="00497727">
          <w:rPr>
            <w:rFonts w:hint="eastAsia"/>
          </w:rPr>
          <w:t>一种基于星地协同的遥感任务在轨处理与智能调度方法</w:t>
        </w:r>
      </w:ins>
    </w:p>
    <w:bookmarkEnd w:id="5"/>
    <w:p w14:paraId="6670981B" w14:textId="77777777" w:rsidR="0013397D" w:rsidRPr="00067952" w:rsidRDefault="0013397D" w:rsidP="00BB17DA">
      <w:pPr>
        <w:spacing w:beforeLines="50" w:before="156" w:line="480" w:lineRule="exact"/>
        <w:outlineLvl w:val="0"/>
        <w:rPr>
          <w:rFonts w:eastAsia="黑体"/>
          <w:sz w:val="24"/>
        </w:rPr>
      </w:pPr>
      <w:r w:rsidRPr="00067952">
        <w:rPr>
          <w:rFonts w:eastAsia="黑体"/>
          <w:sz w:val="24"/>
        </w:rPr>
        <w:t>二、技术领域</w:t>
      </w:r>
    </w:p>
    <w:p w14:paraId="1214084B" w14:textId="6790A483" w:rsidR="00E8051C" w:rsidRDefault="00171263" w:rsidP="007A2940">
      <w:pPr>
        <w:pStyle w:val="af"/>
        <w:rPr>
          <w:ins w:id="8" w:author="Jian LIU" w:date="2025-10-22T15:34:00Z" w16du:dateUtc="2025-10-22T07:34:00Z"/>
        </w:rPr>
      </w:pPr>
      <w:r w:rsidRPr="00067952">
        <w:t>本发明属于</w:t>
      </w:r>
      <w:r w:rsidR="00746F02">
        <w:rPr>
          <w:rFonts w:hint="eastAsia"/>
        </w:rPr>
        <w:t>遥感在轨处理、</w:t>
      </w:r>
      <w:r w:rsidRPr="003C5709">
        <w:rPr>
          <w:rFonts w:hint="eastAsia"/>
        </w:rPr>
        <w:t>人工智能</w:t>
      </w:r>
      <w:r w:rsidR="00746F02">
        <w:rPr>
          <w:rFonts w:hint="eastAsia"/>
        </w:rPr>
        <w:t>、</w:t>
      </w:r>
      <w:r w:rsidRPr="003C5709">
        <w:rPr>
          <w:rFonts w:hint="eastAsia"/>
        </w:rPr>
        <w:t>智能决策系统</w:t>
      </w:r>
      <w:r>
        <w:rPr>
          <w:rFonts w:hint="eastAsia"/>
        </w:rPr>
        <w:t>领域。</w:t>
      </w:r>
      <w:ins w:id="9" w:author="Jian LIU" w:date="2025-10-22T15:26:00Z" w16du:dateUtc="2025-10-22T07:26:00Z">
        <w:r w:rsidR="00497727">
          <w:rPr>
            <w:rFonts w:hint="eastAsia"/>
          </w:rPr>
          <w:t>遥感</w:t>
        </w:r>
      </w:ins>
      <w:r w:rsidR="00691C9E" w:rsidRPr="00691C9E">
        <w:t>卫星数据采集能力</w:t>
      </w:r>
      <w:ins w:id="10" w:author="Jian LIU" w:date="2025-10-22T15:27:00Z" w16du:dateUtc="2025-10-22T07:27:00Z">
        <w:r w:rsidR="00497727">
          <w:rPr>
            <w:rFonts w:hint="eastAsia"/>
          </w:rPr>
          <w:t>得到了</w:t>
        </w:r>
      </w:ins>
      <w:r w:rsidR="00691C9E" w:rsidRPr="00691C9E">
        <w:t>迅猛发展，短时内</w:t>
      </w:r>
      <w:ins w:id="11" w:author="Jian LIU" w:date="2025-10-22T15:28:00Z" w16du:dateUtc="2025-10-22T07:28:00Z">
        <w:r w:rsidR="00497727">
          <w:rPr>
            <w:rFonts w:hint="eastAsia"/>
          </w:rPr>
          <w:t>可以</w:t>
        </w:r>
      </w:ins>
      <w:r w:rsidR="00691C9E" w:rsidRPr="00691C9E">
        <w:t>获取的海量信息</w:t>
      </w:r>
      <w:ins w:id="12" w:author="Jian LIU" w:date="2025-10-22T15:28:00Z" w16du:dateUtc="2025-10-22T07:28:00Z">
        <w:r w:rsidR="00497727">
          <w:rPr>
            <w:rFonts w:hint="eastAsia"/>
          </w:rPr>
          <w:t>。</w:t>
        </w:r>
      </w:ins>
      <w:ins w:id="13" w:author="Jian LIU" w:date="2025-10-22T15:30:00Z" w16du:dateUtc="2025-10-22T07:30:00Z">
        <w:r w:rsidR="00497727">
          <w:rPr>
            <w:rFonts w:hint="eastAsia"/>
          </w:rPr>
          <w:t>然而，</w:t>
        </w:r>
      </w:ins>
      <w:moveToRangeStart w:id="14" w:author="Jian LIU" w:date="2025-10-22T15:28:00Z" w:name="move212039316"/>
      <w:ins w:id="15" w:author="Jian LIU" w:date="2025-10-22T15:28:00Z" w16du:dateUtc="2025-10-22T07:28:00Z">
        <w:r w:rsidR="00497727">
          <w:rPr>
            <w:rFonts w:hint="eastAsia"/>
          </w:rPr>
          <w:t>星载算力较弱</w:t>
        </w:r>
      </w:ins>
      <w:ins w:id="16" w:author="Jian LIU" w:date="2025-10-22T15:29:00Z" w16du:dateUtc="2025-10-22T07:29:00Z">
        <w:r w:rsidR="00497727">
          <w:rPr>
            <w:rFonts w:hint="eastAsia"/>
          </w:rPr>
          <w:t>，</w:t>
        </w:r>
      </w:ins>
      <w:moveToRangeEnd w:id="14"/>
      <w:ins w:id="17" w:author="Jian LIU" w:date="2025-10-22T15:27:00Z" w16du:dateUtc="2025-10-22T07:27:00Z">
        <w:r w:rsidR="00497727">
          <w:rPr>
            <w:rFonts w:hint="eastAsia"/>
          </w:rPr>
          <w:t>遥感</w:t>
        </w:r>
      </w:ins>
      <w:r w:rsidR="00691C9E" w:rsidRPr="00691C9E">
        <w:t>卫星</w:t>
      </w:r>
      <w:ins w:id="18" w:author="Jian LIU" w:date="2025-10-22T15:27:00Z" w16du:dateUtc="2025-10-22T07:27:00Z">
        <w:r w:rsidR="00497727">
          <w:rPr>
            <w:rFonts w:hint="eastAsia"/>
          </w:rPr>
          <w:t>的</w:t>
        </w:r>
      </w:ins>
      <w:r w:rsidR="00691C9E" w:rsidRPr="00691C9E">
        <w:t>数据处理能力</w:t>
      </w:r>
      <w:ins w:id="19" w:author="Jian LIU" w:date="2025-10-22T15:27:00Z" w16du:dateUtc="2025-10-22T07:27:00Z">
        <w:r w:rsidR="00497727">
          <w:rPr>
            <w:rFonts w:hint="eastAsia"/>
          </w:rPr>
          <w:t>和任务调度能力</w:t>
        </w:r>
      </w:ins>
      <w:ins w:id="20" w:author="Jian LIU" w:date="2025-10-22T15:31:00Z" w16du:dateUtc="2025-10-22T07:31:00Z">
        <w:r w:rsidR="00497727">
          <w:rPr>
            <w:rFonts w:hint="eastAsia"/>
          </w:rPr>
          <w:t>面临着</w:t>
        </w:r>
      </w:ins>
      <w:ins w:id="21" w:author="Jian LIU" w:date="2025-10-22T15:27:00Z" w16du:dateUtc="2025-10-22T07:27:00Z">
        <w:r w:rsidR="00497727">
          <w:rPr>
            <w:rFonts w:hint="eastAsia"/>
          </w:rPr>
          <w:t>巨大</w:t>
        </w:r>
      </w:ins>
      <w:r w:rsidR="00691C9E" w:rsidRPr="00691C9E">
        <w:t>挑战。其一</w:t>
      </w:r>
      <w:ins w:id="22" w:author="Jian LIU" w:date="2025-10-22T15:30:00Z" w16du:dateUtc="2025-10-22T07:30:00Z">
        <w:r w:rsidR="00497727">
          <w:rPr>
            <w:rFonts w:hint="eastAsia"/>
          </w:rPr>
          <w:t>，</w:t>
        </w:r>
      </w:ins>
      <w:r w:rsidR="00691C9E" w:rsidRPr="00691C9E">
        <w:t>卫星上极端有限的计算资源</w:t>
      </w:r>
      <w:ins w:id="23" w:author="Jian LIU" w:date="2025-10-22T15:31:00Z" w16du:dateUtc="2025-10-22T07:31:00Z">
        <w:r w:rsidR="00497727">
          <w:rPr>
            <w:rFonts w:hint="eastAsia"/>
          </w:rPr>
          <w:t>，使得</w:t>
        </w:r>
        <w:r w:rsidR="00497727">
          <w:rPr>
            <w:rFonts w:hint="eastAsia"/>
          </w:rPr>
          <w:t>xxxx</w:t>
        </w:r>
        <w:r w:rsidR="00497727">
          <w:rPr>
            <w:rFonts w:hint="eastAsia"/>
          </w:rPr>
          <w:t>；</w:t>
        </w:r>
      </w:ins>
      <w:r w:rsidR="00691C9E" w:rsidRPr="00691C9E">
        <w:t>其二</w:t>
      </w:r>
      <w:ins w:id="24" w:author="Jian LIU" w:date="2025-10-22T15:31:00Z" w16du:dateUtc="2025-10-22T07:31:00Z">
        <w:r w:rsidR="00497727">
          <w:rPr>
            <w:rFonts w:hint="eastAsia"/>
          </w:rPr>
          <w:t>，</w:t>
        </w:r>
      </w:ins>
      <w:r w:rsidR="00691C9E" w:rsidRPr="00691C9E">
        <w:t>星载板卡需要进行功耗控制以及发热控制，这使得难以在卫星板卡上运行现有的巨量参数遥感大模型，</w:t>
      </w:r>
      <w:ins w:id="25" w:author="Jian LIU" w:date="2025-10-22T15:32:00Z" w16du:dateUtc="2025-10-22T07:32:00Z">
        <w:r w:rsidR="00497727">
          <w:rPr>
            <w:rFonts w:hint="eastAsia"/>
          </w:rPr>
          <w:t>严重制约了遥感卫星的智能化水平。当前，普遍采用</w:t>
        </w:r>
      </w:ins>
      <w:ins w:id="26" w:author="Jian LIU" w:date="2025-10-22T15:33:00Z" w16du:dateUtc="2025-10-22T07:33:00Z">
        <w:r w:rsidR="00497727">
          <w:rPr>
            <w:rFonts w:hint="eastAsia"/>
          </w:rPr>
          <w:t>地面部署</w:t>
        </w:r>
      </w:ins>
      <w:r w:rsidR="00691C9E" w:rsidRPr="00691C9E">
        <w:t>遥感大模型</w:t>
      </w:r>
      <w:ins w:id="27" w:author="Jian LIU" w:date="2025-10-22T15:33:00Z" w16du:dateUtc="2025-10-22T07:33:00Z">
        <w:r w:rsidR="00497727">
          <w:rPr>
            <w:rFonts w:hint="eastAsia"/>
          </w:rPr>
          <w:t>，星上部署</w:t>
        </w:r>
      </w:ins>
      <w:r w:rsidR="00E47E05">
        <w:rPr>
          <w:rFonts w:hint="eastAsia"/>
        </w:rPr>
        <w:t>算力需求较少的小模型</w:t>
      </w:r>
      <w:ins w:id="28" w:author="Jian LIU" w:date="2025-10-22T15:33:00Z" w16du:dateUtc="2025-10-22T07:33:00Z">
        <w:r w:rsidR="00497727">
          <w:rPr>
            <w:rFonts w:hint="eastAsia"/>
          </w:rPr>
          <w:t>的模式</w:t>
        </w:r>
      </w:ins>
      <w:r w:rsidR="00691C9E" w:rsidRPr="00691C9E">
        <w:t>。</w:t>
      </w:r>
      <w:ins w:id="29" w:author="Jian LIU" w:date="2025-10-22T15:33:00Z" w16du:dateUtc="2025-10-22T07:33:00Z">
        <w:r w:rsidR="00E8051C">
          <w:rPr>
            <w:rFonts w:hint="eastAsia"/>
          </w:rPr>
          <w:t>基于此，</w:t>
        </w:r>
      </w:ins>
      <w:r w:rsidR="00E47E05">
        <w:rPr>
          <w:rFonts w:hint="eastAsia"/>
        </w:rPr>
        <w:t>各类目标识别、目标检测、图像处理等任务需要根据其特性选择星上计算或地面计算</w:t>
      </w:r>
      <w:ins w:id="30" w:author="Jian LIU" w:date="2025-10-22T15:33:00Z" w16du:dateUtc="2025-10-22T07:33:00Z">
        <w:r w:rsidR="00E8051C">
          <w:rPr>
            <w:rFonts w:hint="eastAsia"/>
          </w:rPr>
          <w:t>，从而带来了遥感任务调度需求</w:t>
        </w:r>
      </w:ins>
      <w:ins w:id="31" w:author="Jian LIU" w:date="2025-10-22T15:34:00Z" w16du:dateUtc="2025-10-22T07:34:00Z">
        <w:r w:rsidR="00E8051C">
          <w:rPr>
            <w:rFonts w:hint="eastAsia"/>
          </w:rPr>
          <w:t>。遥感任务的调度效率，成为决定遥感数据处理智能化水平的又一关键问题</w:t>
        </w:r>
      </w:ins>
      <w:r w:rsidR="00E47E05">
        <w:rPr>
          <w:rFonts w:hint="eastAsia"/>
        </w:rPr>
        <w:t>。</w:t>
      </w:r>
    </w:p>
    <w:p w14:paraId="79270501" w14:textId="7ADFF145" w:rsidR="00691C9E" w:rsidRDefault="00E8051C" w:rsidP="007A2940">
      <w:pPr>
        <w:pStyle w:val="af"/>
      </w:pPr>
      <w:ins w:id="32" w:author="Jian LIU" w:date="2025-10-22T15:34:00Z" w16du:dateUtc="2025-10-22T07:34:00Z">
        <w:r>
          <w:rPr>
            <w:rFonts w:hint="eastAsia"/>
          </w:rPr>
          <w:t>针对上述问题，</w:t>
        </w:r>
      </w:ins>
      <w:commentRangeStart w:id="33"/>
      <w:r w:rsidR="00691C9E">
        <w:rPr>
          <w:rFonts w:hint="eastAsia"/>
        </w:rPr>
        <w:t>本案公开了一种基于强化学习</w:t>
      </w:r>
      <w:r w:rsidR="00691C9E">
        <w:rPr>
          <w:rFonts w:hint="eastAsia"/>
        </w:rPr>
        <w:t>(Reinforcement Learning)</w:t>
      </w:r>
      <w:r w:rsidR="00691C9E">
        <w:rPr>
          <w:rFonts w:hint="eastAsia"/>
        </w:rPr>
        <w:t>的星地任务调度方法，旨在</w:t>
      </w:r>
      <w:r w:rsidR="00691C9E" w:rsidRPr="00691C9E">
        <w:t>通过强化学习的方法使得卫星可以根据</w:t>
      </w:r>
      <w:r w:rsidR="00171263">
        <w:rPr>
          <w:rFonts w:hint="eastAsia"/>
        </w:rPr>
        <w:t>计算</w:t>
      </w:r>
      <w:r w:rsidR="00691C9E" w:rsidRPr="00691C9E">
        <w:t>任务特性，合理地将任务分配给地面大模型和星载小模型。这样可以最大程度的节约</w:t>
      </w:r>
      <w:r w:rsidR="00171263">
        <w:rPr>
          <w:rFonts w:hint="eastAsia"/>
        </w:rPr>
        <w:t>星上</w:t>
      </w:r>
      <w:r w:rsidR="00691C9E" w:rsidRPr="00691C9E">
        <w:t>成本，同时高效完成计算任务，完成遥感大小模型的高效协同工作。</w:t>
      </w:r>
      <w:commentRangeEnd w:id="33"/>
      <w:r>
        <w:rPr>
          <w:rStyle w:val="af4"/>
          <w:rFonts w:eastAsia="宋体"/>
        </w:rPr>
        <w:commentReference w:id="33"/>
      </w:r>
    </w:p>
    <w:p w14:paraId="6CC5EE5B" w14:textId="77777777" w:rsidR="0013397D" w:rsidRPr="00067952" w:rsidRDefault="0013397D" w:rsidP="00BB17DA">
      <w:pPr>
        <w:spacing w:beforeLines="50" w:before="156" w:line="480" w:lineRule="exact"/>
        <w:outlineLvl w:val="0"/>
        <w:rPr>
          <w:rFonts w:eastAsia="黑体"/>
          <w:sz w:val="24"/>
        </w:rPr>
      </w:pPr>
      <w:r w:rsidRPr="00067952">
        <w:rPr>
          <w:rFonts w:eastAsia="黑体"/>
          <w:sz w:val="24"/>
        </w:rPr>
        <w:t>三、现有技术</w:t>
      </w:r>
      <w:r w:rsidR="00275936" w:rsidRPr="00067952">
        <w:rPr>
          <w:rFonts w:eastAsia="黑体"/>
          <w:sz w:val="24"/>
        </w:rPr>
        <w:t>的技术方案</w:t>
      </w:r>
    </w:p>
    <w:p w14:paraId="0056167E" w14:textId="342E1285" w:rsidR="005355A9" w:rsidRDefault="005355A9" w:rsidP="005355A9">
      <w:pPr>
        <w:spacing w:beforeLines="50" w:before="156" w:line="480" w:lineRule="exact"/>
        <w:outlineLvl w:val="0"/>
        <w:rPr>
          <w:rFonts w:eastAsia="黑体"/>
          <w:sz w:val="24"/>
        </w:rPr>
      </w:pPr>
      <w:bookmarkStart w:id="34" w:name="OLE_LINK45"/>
      <w:bookmarkStart w:id="35" w:name="OLE_LINK46"/>
      <w:r w:rsidRPr="00067952">
        <w:rPr>
          <w:rFonts w:eastAsia="黑体"/>
          <w:sz w:val="24"/>
        </w:rPr>
        <w:t>1</w:t>
      </w:r>
      <w:r w:rsidRPr="00067952">
        <w:rPr>
          <w:rFonts w:eastAsia="黑体"/>
          <w:sz w:val="24"/>
        </w:rPr>
        <w:t>、现有技术的概况</w:t>
      </w:r>
    </w:p>
    <w:p w14:paraId="3DCF3B7B" w14:textId="468C332D" w:rsidR="00564517" w:rsidRPr="00564517" w:rsidRDefault="00564517" w:rsidP="00564517">
      <w:pPr>
        <w:spacing w:line="480" w:lineRule="exact"/>
        <w:ind w:firstLineChars="200" w:firstLine="480"/>
        <w:rPr>
          <w:rFonts w:eastAsia="仿宋"/>
          <w:sz w:val="24"/>
        </w:rPr>
      </w:pPr>
      <w:r w:rsidRPr="00564517">
        <w:rPr>
          <w:rFonts w:eastAsia="仿宋" w:hint="eastAsia"/>
          <w:sz w:val="24"/>
        </w:rPr>
        <w:t>在传统的卫星任务处理模式中，由于星上计算资源极为有限且任务类型相对固定，其“调度”更多体现为一种基于任务特性的、预先设定好的固定分工，而非动态的、智能的调度策略。其核心思想是“任务在哪里产生，或哪里具备处理能力，就由哪里处理”，这形成了一条清晰但僵化的处理链条。</w:t>
      </w:r>
    </w:p>
    <w:p w14:paraId="54A2FCF7" w14:textId="5229A191" w:rsidR="00564517" w:rsidRPr="001E52DC" w:rsidRDefault="00564517" w:rsidP="00564517">
      <w:pPr>
        <w:spacing w:line="480" w:lineRule="exact"/>
        <w:ind w:firstLineChars="200" w:firstLine="480"/>
        <w:rPr>
          <w:rFonts w:eastAsia="仿宋"/>
          <w:sz w:val="24"/>
        </w:rPr>
      </w:pPr>
      <w:r w:rsidRPr="00564517">
        <w:rPr>
          <w:rFonts w:eastAsia="仿宋" w:hint="eastAsia"/>
          <w:sz w:val="24"/>
        </w:rPr>
        <w:t>具体而言，传统模式通常根据任务的紧急程度、数据量和计算复杂度进行划分。对于卫星平台自身状态监测、姿态控制等要求实时响应的高频任务，由于其计算逻辑相对简单但对延迟极其敏感，这类任务毫无悬念地由星上计算机直接处</w:t>
      </w:r>
      <w:r w:rsidRPr="00564517">
        <w:rPr>
          <w:rFonts w:eastAsia="仿宋" w:hint="eastAsia"/>
          <w:sz w:val="24"/>
        </w:rPr>
        <w:lastRenderedPageBreak/>
        <w:t>理，以确保卫星的稳定与安全。而对于对地观测、光谱扫描、科学实验等产生的海量数据，其处理过程往往涉及复杂的算法和巨大的计算量，这远远超出了星上有限资源的承载能力。因此，这些原始数据会通过数传系统被直接下传到地面接收站。地面站接收到数据后，任务才进入真正的“计算”阶段，由地面的大型计算中心和专业的处理软件完成数据的解码、校正、分析和生成最终产品。这种模式的优势在于分工明确，充分利用了地面强大的计算能力，但其弊端也显而易见。它造成了“星地协同”的深度不足，卫星仅仅作为一个在轨的数据采集器，大量的原始数据下行占据了宝贵的星地通信带宽，并且从数据采集到地面用户获取最终结果存在显著的时间延迟，无法满足诸如灾害应急、军事侦察等对时效性要求极高的应用场景。此外，这种固定模式缺乏灵活性，当出现新的在轨处理需求或任务优先级变化时，难以进行在轨的实时调整与优化。总而言之，传统的卫星计算任务处理概况可以概括为一种基于任务物理特性和硬件能力的、静态的、星地分离的被动分配机制，而非一个主动优化的调度系统。</w:t>
      </w:r>
    </w:p>
    <w:p w14:paraId="2F69D637" w14:textId="77777777" w:rsidR="005355A9" w:rsidRPr="00067952" w:rsidRDefault="005355A9" w:rsidP="005355A9">
      <w:pPr>
        <w:spacing w:beforeLines="50" w:before="156" w:line="480" w:lineRule="exact"/>
        <w:outlineLvl w:val="0"/>
        <w:rPr>
          <w:rFonts w:eastAsia="黑体"/>
          <w:sz w:val="24"/>
        </w:rPr>
      </w:pPr>
      <w:r w:rsidRPr="00067952">
        <w:rPr>
          <w:rFonts w:eastAsia="黑体"/>
          <w:sz w:val="24"/>
        </w:rPr>
        <w:t>2</w:t>
      </w:r>
      <w:r w:rsidRPr="00067952">
        <w:rPr>
          <w:rFonts w:eastAsia="黑体"/>
          <w:sz w:val="24"/>
        </w:rPr>
        <w:t>、现有技术的主要工作原理、结构或流程</w:t>
      </w:r>
    </w:p>
    <w:p w14:paraId="47F7C325" w14:textId="26220FEF" w:rsidR="00A426BC" w:rsidRDefault="00A426BC" w:rsidP="005365DD">
      <w:pPr>
        <w:spacing w:beforeLines="50" w:before="156" w:line="480" w:lineRule="exact"/>
        <w:ind w:firstLineChars="225" w:firstLine="540"/>
        <w:rPr>
          <w:rFonts w:eastAsia="仿宋"/>
          <w:sz w:val="24"/>
        </w:rPr>
      </w:pPr>
      <w:r>
        <w:rPr>
          <w:rFonts w:eastAsia="仿宋" w:hint="eastAsia"/>
          <w:sz w:val="24"/>
        </w:rPr>
        <w:t>现有技术</w:t>
      </w:r>
      <w:r w:rsidR="00E1605B">
        <w:rPr>
          <w:rFonts w:eastAsia="仿宋" w:hint="eastAsia"/>
          <w:sz w:val="24"/>
        </w:rPr>
        <w:t>通常基于</w:t>
      </w:r>
      <w:r w:rsidR="006B455C">
        <w:rPr>
          <w:rFonts w:eastAsia="仿宋" w:hint="eastAsia"/>
          <w:sz w:val="24"/>
        </w:rPr>
        <w:t>机械化的流程调度</w:t>
      </w:r>
      <w:r w:rsidR="00E1605B">
        <w:rPr>
          <w:rFonts w:eastAsia="仿宋" w:hint="eastAsia"/>
          <w:sz w:val="24"/>
        </w:rPr>
        <w:t>，其工作原理如</w:t>
      </w:r>
      <w:commentRangeStart w:id="36"/>
      <w:r w:rsidR="00E1605B">
        <w:rPr>
          <w:rFonts w:eastAsia="仿宋" w:hint="eastAsia"/>
          <w:sz w:val="24"/>
        </w:rPr>
        <w:t>图</w:t>
      </w:r>
      <w:r w:rsidR="005D7B98">
        <w:rPr>
          <w:rFonts w:eastAsia="仿宋" w:hint="eastAsia"/>
          <w:sz w:val="24"/>
        </w:rPr>
        <w:t>1</w:t>
      </w:r>
      <w:r w:rsidR="00E1605B">
        <w:rPr>
          <w:rFonts w:eastAsia="仿宋" w:hint="eastAsia"/>
          <w:sz w:val="24"/>
        </w:rPr>
        <w:t>所示</w:t>
      </w:r>
      <w:commentRangeEnd w:id="36"/>
      <w:r w:rsidR="0025514C">
        <w:rPr>
          <w:rStyle w:val="af4"/>
        </w:rPr>
        <w:commentReference w:id="36"/>
      </w:r>
      <w:r w:rsidR="00E1605B">
        <w:rPr>
          <w:rFonts w:eastAsia="仿宋" w:hint="eastAsia"/>
          <w:sz w:val="24"/>
        </w:rPr>
        <w:t>。</w:t>
      </w:r>
    </w:p>
    <w:p w14:paraId="37E1F079" w14:textId="77777777" w:rsidR="002E71CB" w:rsidRDefault="00350861" w:rsidP="005365DD">
      <w:pPr>
        <w:spacing w:beforeLines="50" w:before="156" w:line="480" w:lineRule="exact"/>
        <w:ind w:firstLineChars="225" w:firstLine="540"/>
        <w:rPr>
          <w:ins w:id="37" w:author="Jian LIU" w:date="2025-10-22T15:43:00Z" w16du:dateUtc="2025-10-22T07:43:00Z"/>
          <w:rFonts w:eastAsia="仿宋"/>
          <w:sz w:val="24"/>
        </w:rPr>
      </w:pPr>
      <w:r>
        <w:rPr>
          <w:rFonts w:eastAsia="仿宋" w:hint="eastAsia"/>
          <w:sz w:val="24"/>
        </w:rPr>
        <w:t>基于传统方法的</w:t>
      </w:r>
      <w:r w:rsidR="00BC3589">
        <w:rPr>
          <w:rFonts w:eastAsia="仿宋" w:hint="eastAsia"/>
          <w:sz w:val="24"/>
        </w:rPr>
        <w:t>卫星任务调度</w:t>
      </w:r>
      <w:r>
        <w:rPr>
          <w:rFonts w:eastAsia="仿宋" w:hint="eastAsia"/>
          <w:sz w:val="24"/>
        </w:rPr>
        <w:t>原理：</w:t>
      </w:r>
      <w:r w:rsidR="006B455C" w:rsidRPr="006B455C">
        <w:rPr>
          <w:rFonts w:eastAsia="仿宋" w:hint="eastAsia"/>
          <w:sz w:val="24"/>
        </w:rPr>
        <w:t>其核心原理是基于任务特性的星地二元静态分离架构。该架构将所有计算任务根据其紧急程度、计算复杂度和数据量，进行预先的、固定不变的划分，形成一个僵化的处理流水线。具体表现为，将对实时性要求极高的简单任务（如卫星姿态控制、状态监测）交由星上计算机处理，以确保卫星的基本安全和运行；而将计算复杂、数据量庞大的任务（如对地观测成像、科学探测）所产生的原始数据，不经任何在轨筛选或提炼，全部通过下行链路传输至地面。最终，由地面站和地面计算中心承担几乎所有的数据解译、加工和信息提取工作，生成可供用户使用的最终产品。</w:t>
      </w:r>
    </w:p>
    <w:p w14:paraId="2781BE3B" w14:textId="4B19CD33" w:rsidR="00331333" w:rsidRDefault="006B455C" w:rsidP="005365DD">
      <w:pPr>
        <w:spacing w:beforeLines="50" w:before="156" w:line="480" w:lineRule="exact"/>
        <w:ind w:firstLineChars="225" w:firstLine="540"/>
        <w:rPr>
          <w:rFonts w:eastAsia="仿宋"/>
          <w:sz w:val="24"/>
        </w:rPr>
      </w:pPr>
      <w:r w:rsidRPr="006B455C">
        <w:rPr>
          <w:rFonts w:eastAsia="仿宋" w:hint="eastAsia"/>
          <w:sz w:val="24"/>
        </w:rPr>
        <w:t>整个系统运作的核心逻辑是“星上采集、地面处理”，卫星主要扮演一个在轨数据采集器的角色，其智能化和自主性被降至最低，整个系统的行为在任务设计阶段就已基本确定，缺乏在轨的动态调整和优化能力。</w:t>
      </w:r>
    </w:p>
    <w:p w14:paraId="1265E3C0" w14:textId="67CAD97B" w:rsidR="00B10E98" w:rsidRPr="00B10E98" w:rsidRDefault="00B10E98" w:rsidP="00B10E98">
      <w:pPr>
        <w:spacing w:beforeLines="50" w:before="156" w:line="480" w:lineRule="exact"/>
        <w:outlineLvl w:val="0"/>
        <w:rPr>
          <w:rFonts w:eastAsia="黑体"/>
          <w:sz w:val="24"/>
        </w:rPr>
      </w:pPr>
      <w:r w:rsidRPr="00067952">
        <w:rPr>
          <w:rFonts w:eastAsia="黑体"/>
          <w:sz w:val="24"/>
        </w:rPr>
        <w:t>3</w:t>
      </w:r>
      <w:r w:rsidRPr="00067952">
        <w:rPr>
          <w:rFonts w:eastAsia="黑体"/>
          <w:sz w:val="24"/>
        </w:rPr>
        <w:t>、现有技术存在的缺点</w:t>
      </w:r>
    </w:p>
    <w:bookmarkEnd w:id="34"/>
    <w:bookmarkEnd w:id="35"/>
    <w:p w14:paraId="35D18634" w14:textId="299A0774" w:rsidR="00564517" w:rsidRDefault="00564517" w:rsidP="00564517">
      <w:pPr>
        <w:pStyle w:val="af"/>
      </w:pPr>
      <w:r>
        <w:rPr>
          <w:rFonts w:hint="eastAsia"/>
        </w:rPr>
        <w:lastRenderedPageBreak/>
        <w:t>传统卫星计算任务处理模式的核心缺点在于其僵化的星地二元分离结构，这种结构导致了系统性的效率低下和能力受限。其最突出的问题是对宝贵的星地通信带宽构成了巨大压力，由于卫星被视为一个单纯的数据采集器，所有原始观测数据，无论其最终价值大小，都必须完整地下传至地面，其中包含大量无效或低价值信息，极大地浪费了本已稀缺的通信资源，使得数据积压和传输延迟成为常态。</w:t>
      </w:r>
    </w:p>
    <w:p w14:paraId="6ACA4020" w14:textId="5C5101FD" w:rsidR="00564517" w:rsidRDefault="00564517" w:rsidP="00564517">
      <w:pPr>
        <w:pStyle w:val="af"/>
      </w:pPr>
      <w:r>
        <w:rPr>
          <w:rFonts w:hint="eastAsia"/>
        </w:rPr>
        <w:t>与带宽压力紧密相关的是显著的数据处理延迟，从数据在星上采集到地面站完成处理并交付给最终用户，往往需要数小时甚至数天的时间，无法应用于灾害应急响应、军事态势感知等对实时性要求极高的关键场景，导致“数据丰富但信息贫乏”的尴尬局面。</w:t>
      </w:r>
    </w:p>
    <w:p w14:paraId="7B060179" w14:textId="782145B7" w:rsidR="00564517" w:rsidRDefault="00564517" w:rsidP="00564517">
      <w:pPr>
        <w:pStyle w:val="af"/>
      </w:pPr>
      <w:r>
        <w:rPr>
          <w:rFonts w:hint="eastAsia"/>
        </w:rPr>
        <w:t>此外，这种模式严重限制了卫星的自主性与智能水平，卫星几乎不具备在轨决策能力，无法根据初步分析结果自适应地调整观测计划或优先处理关键数据，必须完全依赖地面的指令行事。这不仅使得卫星系统在面对动态变化的环境时反应迟钝，也导致了卫星功能的高度固化，一旦发射入轨，其任务模式便很难更新与升级，无法响应未来可能出现的新需求。</w:t>
      </w:r>
    </w:p>
    <w:p w14:paraId="20A768C3" w14:textId="30736B3B" w:rsidR="00564517" w:rsidRDefault="00564517" w:rsidP="00564517">
      <w:pPr>
        <w:pStyle w:val="af"/>
      </w:pPr>
      <w:r>
        <w:rPr>
          <w:rFonts w:hint="eastAsia"/>
        </w:rPr>
        <w:t>最后，从整个系统的角度看，这种架构造成了资源利用的整体低效，一方面，星上有限的计算资源被闲置，未能参与到有价值的信息提炼过程中；另一方面，地面强大的计算中心却要耗费大量算力去处理原本可以在源头进行筛选和压缩的原始数据。这种星地资源的协同失衡，以及任务执行路径的单一与僵化，共同构成了传统技术难以逾越的瓶颈，制约了天基信息系统的快速响应与智能化发展。</w:t>
      </w:r>
    </w:p>
    <w:p w14:paraId="397564B6" w14:textId="77777777" w:rsidR="0013397D" w:rsidRPr="00067952" w:rsidRDefault="0013397D" w:rsidP="00BB17DA">
      <w:pPr>
        <w:spacing w:beforeLines="50" w:before="156" w:line="480" w:lineRule="exact"/>
        <w:outlineLvl w:val="0"/>
        <w:rPr>
          <w:rFonts w:eastAsia="黑体"/>
          <w:sz w:val="24"/>
        </w:rPr>
      </w:pPr>
      <w:r w:rsidRPr="00067952">
        <w:rPr>
          <w:rFonts w:eastAsia="黑体"/>
          <w:sz w:val="24"/>
        </w:rPr>
        <w:t>四、现有技术的缺点及</w:t>
      </w:r>
      <w:r w:rsidR="00323528" w:rsidRPr="00067952">
        <w:rPr>
          <w:rFonts w:eastAsia="黑体"/>
          <w:sz w:val="24"/>
        </w:rPr>
        <w:t>本申请提案</w:t>
      </w:r>
      <w:r w:rsidRPr="00067952">
        <w:rPr>
          <w:rFonts w:eastAsia="黑体"/>
          <w:sz w:val="24"/>
        </w:rPr>
        <w:t>要解决的技术问题</w:t>
      </w:r>
    </w:p>
    <w:p w14:paraId="1BF73E3E" w14:textId="6D8DD26A" w:rsidR="006B36F0" w:rsidRDefault="006B36F0" w:rsidP="006B36F0">
      <w:pPr>
        <w:pStyle w:val="af"/>
      </w:pPr>
      <w:r>
        <w:rPr>
          <w:rFonts w:hint="eastAsia"/>
        </w:rPr>
        <w:t>传统卫星计算任务处理模式所存在的缺点，根源在于其僵化的星地二元分离架构。其最突出的问题在于对极其宝贵的星地通信带宽构成了巨大的</w:t>
      </w:r>
      <w:del w:id="38" w:author="Jian LIU" w:date="2025-10-22T15:45:00Z" w16du:dateUtc="2025-10-22T07:45:00Z">
        <w:r w:rsidDel="002E71CB">
          <w:rPr>
            <w:rFonts w:hint="eastAsia"/>
          </w:rPr>
          <w:delText>、往往是难以承受的</w:delText>
        </w:r>
      </w:del>
      <w:r>
        <w:rPr>
          <w:rFonts w:hint="eastAsia"/>
        </w:rPr>
        <w:t>压力，由于卫星被设计为一个单纯的数据采集器，所有原始观测数据，无论其最终价值高低或是否包含有效信息，都必须毫无筛选地完整下传至地面，这导致大量冗余甚至无效数据占据了本已有限的信道资源，使得数据传输环节成为整个系统的瓶颈，经常造成数据积压与传输延迟。这种海量原始数据下行直接</w:t>
      </w:r>
      <w:r>
        <w:rPr>
          <w:rFonts w:hint="eastAsia"/>
        </w:rPr>
        <w:lastRenderedPageBreak/>
        <w:t>导致了第二个致命缺点，即从数据获取到用户可用的信息产品之间存在着难以逾越的时间鸿沟，漫长的下行等待加上地面的复杂处理过程，使得最终结果往往滞后数小时甚至数天，彻底丧失了在灾害应急、军事侦察等关键场景中至关重要的时效性，导致“数据虽已在天上，信息却迟迟无法落地”的困境。</w:t>
      </w:r>
    </w:p>
    <w:p w14:paraId="77BCA5B4" w14:textId="771B7F6D" w:rsidR="006B36F0" w:rsidRDefault="006B36F0" w:rsidP="006B36F0">
      <w:pPr>
        <w:pStyle w:val="af"/>
      </w:pPr>
      <w:r>
        <w:rPr>
          <w:rFonts w:hint="eastAsia"/>
        </w:rPr>
        <w:t>此外，这种模式严重扼杀了卫星系统的自主性与智能水平，卫星在轨期间几乎成为一个只能被动执行指令、没有认知和决策能力的“太空傀儡”，它无法根据感知到的初步结果进行自主判断，例如优先处理灾情区域数据或忽略被云层覆盖的无用影像，这种智能的缺失使得整个系统在面对动态变化的应急需求时显得异常迟钝和笨拙。最后，从系统资源利用的角度看，这种架构造成了星地两端资源的严重协同失衡，一方面星上宝贵的计算资源被大量闲置，未能参与到在轨数据提炼和价值挖掘的过程中；另一方面地面中心却要耗费巨大的计算能力去处理那些原本可以在源头进行压缩或筛选的原始数据。这种固有的缺陷共同导致了传统技术系统效能低下、响应迟缓且适应性差，无法满足现代应用对实时智能地球观测日益增长的需求。</w:t>
      </w:r>
    </w:p>
    <w:p w14:paraId="3E8E930A" w14:textId="13C6CB39" w:rsidR="00C86590" w:rsidRDefault="0016765A" w:rsidP="007A2940">
      <w:pPr>
        <w:pStyle w:val="af"/>
      </w:pPr>
      <w:r>
        <w:rPr>
          <w:rFonts w:hint="eastAsia"/>
        </w:rPr>
        <w:t>针对上述问题，本提案</w:t>
      </w:r>
      <w:r w:rsidR="0013733D">
        <w:rPr>
          <w:rFonts w:hint="eastAsia"/>
        </w:rPr>
        <w:t>:</w:t>
      </w:r>
    </w:p>
    <w:p w14:paraId="7DE1B00C" w14:textId="756E438C" w:rsidR="0013733D" w:rsidRDefault="0013733D" w:rsidP="0013733D">
      <w:pPr>
        <w:pStyle w:val="af"/>
      </w:pPr>
      <w:r>
        <w:rPr>
          <w:rFonts w:hint="eastAsia"/>
        </w:rPr>
        <w:t>一、</w:t>
      </w:r>
      <w:ins w:id="39" w:author="Jian LIU" w:date="2025-10-22T15:46:00Z" w16du:dateUtc="2025-10-22T07:46:00Z">
        <w:r w:rsidR="002E71CB">
          <w:rPr>
            <w:rFonts w:hint="eastAsia"/>
          </w:rPr>
          <w:t>提出了一种</w:t>
        </w:r>
        <w:bookmarkStart w:id="40" w:name="_Hlk212040673"/>
        <w:r w:rsidR="002E71CB">
          <w:rPr>
            <w:rFonts w:hint="eastAsia"/>
          </w:rPr>
          <w:t>卫星计算任务处理成本的评估模型</w:t>
        </w:r>
      </w:ins>
      <w:bookmarkEnd w:id="40"/>
      <w:ins w:id="41" w:author="Jian LIU" w:date="2025-10-22T15:49:00Z" w16du:dateUtc="2025-10-22T07:49:00Z">
        <w:r w:rsidR="004500EB">
          <w:rPr>
            <w:rFonts w:hint="eastAsia"/>
          </w:rPr>
          <w:t>。</w:t>
        </w:r>
      </w:ins>
      <w:ins w:id="42" w:author="Jian LIU" w:date="2025-10-22T15:46:00Z" w16du:dateUtc="2025-10-22T07:46:00Z">
        <w:r w:rsidR="002E71CB">
          <w:rPr>
            <w:rFonts w:hint="eastAsia"/>
          </w:rPr>
          <w:t>设计了</w:t>
        </w:r>
      </w:ins>
      <w:r>
        <w:rPr>
          <w:rFonts w:hint="eastAsia"/>
        </w:rPr>
        <w:t>一种卫星计算任务处理的成本建模方式</w:t>
      </w:r>
      <w:ins w:id="43" w:author="Jian LIU" w:date="2025-10-22T15:46:00Z" w16du:dateUtc="2025-10-22T07:46:00Z">
        <w:r w:rsidR="002E71CB">
          <w:rPr>
            <w:rFonts w:hint="eastAsia"/>
          </w:rPr>
          <w:t>，</w:t>
        </w:r>
      </w:ins>
      <w:r>
        <w:rPr>
          <w:rFonts w:hint="eastAsia"/>
        </w:rPr>
        <w:t>模型主要考虑了发热成本、时延成本、功耗成本、任务共置成本等卫星计算</w:t>
      </w:r>
      <w:ins w:id="44" w:author="Jian LIU" w:date="2025-10-22T15:47:00Z" w16du:dateUtc="2025-10-22T07:47:00Z">
        <w:r w:rsidR="002E71CB">
          <w:rPr>
            <w:rFonts w:hint="eastAsia"/>
          </w:rPr>
          <w:t>的核心成本因子</w:t>
        </w:r>
      </w:ins>
      <w:r>
        <w:rPr>
          <w:rFonts w:hint="eastAsia"/>
        </w:rPr>
        <w:t>。模型</w:t>
      </w:r>
      <w:ins w:id="45" w:author="Jian LIU" w:date="2025-10-22T15:48:00Z" w16du:dateUtc="2025-10-22T07:48:00Z">
        <w:r w:rsidR="002E71CB">
          <w:rPr>
            <w:rFonts w:hint="eastAsia"/>
          </w:rPr>
          <w:t>具备根据</w:t>
        </w:r>
      </w:ins>
      <w:r>
        <w:rPr>
          <w:rFonts w:hint="eastAsia"/>
        </w:rPr>
        <w:t>不同种类任务量化卫星计算</w:t>
      </w:r>
      <w:ins w:id="46" w:author="Jian LIU" w:date="2025-10-22T15:48:00Z" w16du:dateUtc="2025-10-22T07:48:00Z">
        <w:r w:rsidR="002E71CB">
          <w:rPr>
            <w:rFonts w:hint="eastAsia"/>
          </w:rPr>
          <w:t>综合</w:t>
        </w:r>
      </w:ins>
      <w:r>
        <w:rPr>
          <w:rFonts w:hint="eastAsia"/>
        </w:rPr>
        <w:t>成本</w:t>
      </w:r>
      <w:ins w:id="47" w:author="Jian LIU" w:date="2025-10-22T15:48:00Z" w16du:dateUtc="2025-10-22T07:48:00Z">
        <w:r w:rsidR="002E71CB">
          <w:rPr>
            <w:rFonts w:hint="eastAsia"/>
          </w:rPr>
          <w:t>的能力</w:t>
        </w:r>
      </w:ins>
      <w:r>
        <w:rPr>
          <w:rFonts w:hint="eastAsia"/>
        </w:rPr>
        <w:t>，从而</w:t>
      </w:r>
      <w:ins w:id="48" w:author="Jian LIU" w:date="2025-10-22T15:48:00Z" w16du:dateUtc="2025-10-22T07:48:00Z">
        <w:r w:rsidR="002E71CB">
          <w:rPr>
            <w:rFonts w:hint="eastAsia"/>
          </w:rPr>
          <w:t>为不同任务的星</w:t>
        </w:r>
        <w:r w:rsidR="002E71CB">
          <w:rPr>
            <w:rFonts w:hint="eastAsia"/>
          </w:rPr>
          <w:t>-</w:t>
        </w:r>
        <w:r w:rsidR="002E71CB">
          <w:rPr>
            <w:rFonts w:hint="eastAsia"/>
          </w:rPr>
          <w:t>地协同分配提供了依据</w:t>
        </w:r>
      </w:ins>
      <w:r>
        <w:rPr>
          <w:rFonts w:hint="eastAsia"/>
        </w:rPr>
        <w:t>。</w:t>
      </w:r>
      <w:r>
        <w:rPr>
          <w:rFonts w:hint="eastAsia"/>
        </w:rPr>
        <w:t xml:space="preserve"> </w:t>
      </w:r>
    </w:p>
    <w:p w14:paraId="010FDF7A" w14:textId="50CB78D7" w:rsidR="0013733D" w:rsidRDefault="0013733D" w:rsidP="0013733D">
      <w:pPr>
        <w:pStyle w:val="af"/>
      </w:pPr>
      <w:r>
        <w:rPr>
          <w:rFonts w:hint="eastAsia"/>
        </w:rPr>
        <w:t>二、提出了</w:t>
      </w:r>
      <w:ins w:id="49" w:author="Jian LIU" w:date="2025-10-22T15:49:00Z" w16du:dateUtc="2025-10-22T07:49:00Z">
        <w:r w:rsidR="004500EB">
          <w:rPr>
            <w:rFonts w:hint="eastAsia"/>
          </w:rPr>
          <w:t>一种遥感任务星地间任务智能调度方法</w:t>
        </w:r>
      </w:ins>
      <w:r>
        <w:rPr>
          <w:rFonts w:hint="eastAsia"/>
        </w:rPr>
        <w:t xml:space="preserve"> DQN-RSF(Deep Q-Network with epsilon Reset, Selective update and Flushing replay buffer)</w:t>
      </w:r>
      <w:ins w:id="50" w:author="Jian LIU" w:date="2025-10-22T15:49:00Z" w16du:dateUtc="2025-10-22T07:49:00Z">
        <w:r w:rsidR="004500EB">
          <w:rPr>
            <w:rFonts w:hint="eastAsia"/>
          </w:rPr>
          <w:t>。该</w:t>
        </w:r>
      </w:ins>
      <w:r>
        <w:rPr>
          <w:rFonts w:hint="eastAsia"/>
        </w:rPr>
        <w:t>算法用于解决面向以上成本建模的星地间任务智能调度问题，其在</w:t>
      </w:r>
      <w:r>
        <w:rPr>
          <w:rFonts w:hint="eastAsia"/>
        </w:rPr>
        <w:t xml:space="preserve"> DQN </w:t>
      </w:r>
      <w:r>
        <w:rPr>
          <w:rFonts w:hint="eastAsia"/>
        </w:rPr>
        <w:t>算法的基础上对其训练过程进行了改进，提出了</w:t>
      </w:r>
      <w:r>
        <w:rPr>
          <w:rFonts w:hint="eastAsia"/>
        </w:rPr>
        <w:t xml:space="preserve">epsilon </w:t>
      </w:r>
      <w:r>
        <w:rPr>
          <w:rFonts w:hint="eastAsia"/>
        </w:rPr>
        <w:t>重置、选择性的更新网络参数以及经验回放缓存重置机制。</w:t>
      </w:r>
    </w:p>
    <w:p w14:paraId="4EA0EF3B" w14:textId="77777777" w:rsidR="0013397D" w:rsidRPr="00067952" w:rsidRDefault="0013397D" w:rsidP="00BB17DA">
      <w:pPr>
        <w:spacing w:beforeLines="50" w:before="156" w:line="480" w:lineRule="exact"/>
        <w:outlineLvl w:val="0"/>
        <w:rPr>
          <w:rFonts w:eastAsia="黑体"/>
          <w:sz w:val="24"/>
        </w:rPr>
      </w:pPr>
      <w:r w:rsidRPr="00067952">
        <w:rPr>
          <w:rFonts w:eastAsia="黑体"/>
          <w:sz w:val="24"/>
        </w:rPr>
        <w:t>五、</w:t>
      </w:r>
      <w:r w:rsidR="00B62706" w:rsidRPr="00067952">
        <w:rPr>
          <w:rFonts w:eastAsia="黑体"/>
          <w:sz w:val="24"/>
        </w:rPr>
        <w:t>本申请提案的</w:t>
      </w:r>
      <w:r w:rsidRPr="00067952">
        <w:rPr>
          <w:rFonts w:eastAsia="黑体"/>
          <w:sz w:val="24"/>
        </w:rPr>
        <w:t>技术方案的详细阐述</w:t>
      </w:r>
    </w:p>
    <w:p w14:paraId="43D5C039" w14:textId="77350A3A" w:rsidR="00241CD0" w:rsidRDefault="005E24A0" w:rsidP="005A7404">
      <w:pPr>
        <w:pStyle w:val="af"/>
      </w:pPr>
      <w:r w:rsidRPr="005E24A0">
        <w:rPr>
          <w:rFonts w:hint="eastAsia"/>
        </w:rPr>
        <w:t>面向星地协同在轨处理的智能任务调度方法</w:t>
      </w:r>
      <w:r>
        <w:rPr>
          <w:rFonts w:hint="eastAsia"/>
        </w:rPr>
        <w:t>的</w:t>
      </w:r>
      <w:r w:rsidR="00241CD0">
        <w:rPr>
          <w:rFonts w:hint="eastAsia"/>
        </w:rPr>
        <w:t>流程图如</w:t>
      </w:r>
      <w:commentRangeStart w:id="51"/>
      <w:r w:rsidR="00241CD0">
        <w:rPr>
          <w:rFonts w:hint="eastAsia"/>
        </w:rPr>
        <w:t>图</w:t>
      </w:r>
      <w:r w:rsidR="005D7B98">
        <w:rPr>
          <w:rFonts w:hint="eastAsia"/>
        </w:rPr>
        <w:t>2</w:t>
      </w:r>
      <w:r w:rsidR="00241CD0">
        <w:rPr>
          <w:rFonts w:hint="eastAsia"/>
        </w:rPr>
        <w:t>所示</w:t>
      </w:r>
      <w:commentRangeEnd w:id="51"/>
      <w:r w:rsidR="004E06C1">
        <w:rPr>
          <w:rStyle w:val="af4"/>
          <w:rFonts w:eastAsia="宋体"/>
        </w:rPr>
        <w:commentReference w:id="51"/>
      </w:r>
      <w:r w:rsidR="00241CD0">
        <w:rPr>
          <w:rFonts w:hint="eastAsia"/>
        </w:rPr>
        <w:t>。技术重点在</w:t>
      </w:r>
      <w:r>
        <w:rPr>
          <w:rFonts w:hint="eastAsia"/>
        </w:rPr>
        <w:t>如何构建能够合理描述星地在轨处理任务的成本建模</w:t>
      </w:r>
      <w:r w:rsidR="00241CD0">
        <w:rPr>
          <w:rFonts w:hint="eastAsia"/>
        </w:rPr>
        <w:t>并</w:t>
      </w:r>
      <w:r>
        <w:rPr>
          <w:rFonts w:hint="eastAsia"/>
        </w:rPr>
        <w:t>使用</w:t>
      </w:r>
      <w:r>
        <w:rPr>
          <w:rFonts w:hint="eastAsia"/>
        </w:rPr>
        <w:t>DQN-RSF</w:t>
      </w:r>
      <w:r>
        <w:rPr>
          <w:rFonts w:hint="eastAsia"/>
        </w:rPr>
        <w:t>算法对</w:t>
      </w:r>
      <w:r>
        <w:rPr>
          <w:rFonts w:hint="eastAsia"/>
        </w:rPr>
        <w:lastRenderedPageBreak/>
        <w:t>其进行求解以得到最优的调度方法</w:t>
      </w:r>
      <w:r w:rsidR="007C3554">
        <w:rPr>
          <w:rFonts w:hint="eastAsia"/>
        </w:rPr>
        <w:t>，主要步骤如下：</w:t>
      </w:r>
    </w:p>
    <w:p w14:paraId="7DE3A170" w14:textId="50C678E2" w:rsidR="007C3554" w:rsidRDefault="005E24A0" w:rsidP="00A74011">
      <w:pPr>
        <w:pStyle w:val="af"/>
        <w:numPr>
          <w:ilvl w:val="0"/>
          <w:numId w:val="24"/>
        </w:numPr>
      </w:pPr>
      <w:del w:id="52" w:author="Jian LIU" w:date="2025-10-22T15:51:00Z" w16du:dateUtc="2025-10-22T07:51:00Z">
        <w:r w:rsidDel="004500EB">
          <w:rPr>
            <w:rFonts w:hint="eastAsia"/>
          </w:rPr>
          <w:delText>星地在轨任务处理调度的成本建模</w:delText>
        </w:r>
      </w:del>
      <w:ins w:id="53" w:author="Jian LIU" w:date="2025-10-22T15:51:00Z" w16du:dateUtc="2025-10-22T07:51:00Z">
        <w:r w:rsidR="004500EB" w:rsidRPr="004500EB">
          <w:rPr>
            <w:rFonts w:hint="eastAsia"/>
          </w:rPr>
          <w:t>卫星计算任务处理成本的评估模型</w:t>
        </w:r>
      </w:ins>
      <w:r w:rsidDel="005E24A0">
        <w:t xml:space="preserve"> </w:t>
      </w:r>
    </w:p>
    <w:p w14:paraId="282AF994" w14:textId="6A72C4E1" w:rsidR="005E24A0" w:rsidRDefault="005E24A0" w:rsidP="005E24A0">
      <w:pPr>
        <w:pStyle w:val="af"/>
      </w:pPr>
      <w:commentRangeStart w:id="54"/>
      <w:r>
        <w:rPr>
          <w:rFonts w:hint="eastAsia"/>
        </w:rPr>
        <w:t>本提案详细分析了星地在轨任务处理的发热成本、计算量成本、时间成本、共置成本和带宽占用成本等关键因素。发热成本建模考虑了卫星在轨计算中因高温导致的电子元件损坏、效率下降、数据错误等问题，并通过正切函数描述发热成本与允许发热量之间的关系。计算量成本建模关注任务所需的浮点运算次数对卫星性能和能源消耗的影响。时间成本建模包括任务处理时延和数据传输时延，分别影响任务执行效率和实时性。共置成本建模分析了多任务并行运行时资源竞争导致的效率下降问题。带宽占用成本建模则考虑了卫星数据传输带宽有限对任务调度的影响。</w:t>
      </w:r>
      <w:r>
        <w:rPr>
          <w:rFonts w:hint="eastAsia"/>
        </w:rPr>
        <w:t xml:space="preserve"> </w:t>
      </w:r>
      <w:r>
        <w:rPr>
          <w:rFonts w:hint="eastAsia"/>
        </w:rPr>
        <w:t>最后，本提案针对三种不同的任务调度方式</w:t>
      </w:r>
      <w:r>
        <w:rPr>
          <w:rFonts w:hint="eastAsia"/>
        </w:rPr>
        <w:t>(</w:t>
      </w:r>
      <w:r>
        <w:rPr>
          <w:rFonts w:hint="eastAsia"/>
        </w:rPr>
        <w:t>任务在卫星上处理、任务在地面处理、任务在卫星上预处理并发回地面处理</w:t>
      </w:r>
      <w:r>
        <w:rPr>
          <w:rFonts w:hint="eastAsia"/>
        </w:rPr>
        <w:t>)</w:t>
      </w:r>
      <w:r>
        <w:rPr>
          <w:rFonts w:hint="eastAsia"/>
        </w:rPr>
        <w:t>分别构建了成本模型，为后续应用强化学习方法进行任务调度提供了数学建模支撑。</w:t>
      </w:r>
      <w:commentRangeEnd w:id="54"/>
      <w:r w:rsidR="004500EB">
        <w:rPr>
          <w:rStyle w:val="af4"/>
          <w:rFonts w:eastAsia="宋体"/>
        </w:rPr>
        <w:commentReference w:id="54"/>
      </w:r>
    </w:p>
    <w:p w14:paraId="3D3B6682" w14:textId="4093B69B" w:rsidR="00260DA8" w:rsidRDefault="005E24A0" w:rsidP="00260DA8">
      <w:pPr>
        <w:pStyle w:val="af"/>
        <w:numPr>
          <w:ilvl w:val="0"/>
          <w:numId w:val="24"/>
        </w:numPr>
      </w:pPr>
      <w:bookmarkStart w:id="55" w:name="_Hlk211266749"/>
      <w:commentRangeStart w:id="56"/>
      <w:r>
        <w:rPr>
          <w:rFonts w:hint="eastAsia"/>
        </w:rPr>
        <w:t>DQN-RSF</w:t>
      </w:r>
      <w:r>
        <w:rPr>
          <w:rFonts w:hint="eastAsia"/>
        </w:rPr>
        <w:t>算法</w:t>
      </w:r>
      <w:commentRangeEnd w:id="56"/>
      <w:r w:rsidR="00C42D88">
        <w:rPr>
          <w:rStyle w:val="af4"/>
          <w:rFonts w:eastAsia="宋体"/>
        </w:rPr>
        <w:commentReference w:id="56"/>
      </w:r>
    </w:p>
    <w:bookmarkEnd w:id="55"/>
    <w:p w14:paraId="0D7D3246" w14:textId="5C8B9DBE" w:rsidR="005E24A0" w:rsidRDefault="005E24A0" w:rsidP="005E24A0">
      <w:pPr>
        <w:pStyle w:val="af"/>
      </w:pPr>
      <w:commentRangeStart w:id="57"/>
      <w:r>
        <w:rPr>
          <w:rFonts w:hint="eastAsia"/>
        </w:rPr>
        <w:t>本提案提出了</w:t>
      </w:r>
      <w:r>
        <w:rPr>
          <w:rFonts w:hint="eastAsia"/>
        </w:rPr>
        <w:t>DQN-RSF(DQN with epsilon Reset, Selective update and Flushing replay buffer)</w:t>
      </w:r>
      <w:r>
        <w:rPr>
          <w:rFonts w:hint="eastAsia"/>
        </w:rPr>
        <w:t>方法</w:t>
      </w:r>
      <w:r w:rsidR="005D7B98">
        <w:rPr>
          <w:rFonts w:hint="eastAsia"/>
        </w:rPr>
        <w:t>，如图</w:t>
      </w:r>
      <w:r w:rsidR="005D7B98">
        <w:rPr>
          <w:rFonts w:hint="eastAsia"/>
        </w:rPr>
        <w:t>3</w:t>
      </w:r>
      <w:r w:rsidR="005D7B98">
        <w:rPr>
          <w:rFonts w:hint="eastAsia"/>
        </w:rPr>
        <w:t>所示</w:t>
      </w:r>
      <w:r>
        <w:rPr>
          <w:rFonts w:hint="eastAsia"/>
        </w:rPr>
        <w:t>，该方法在原有</w:t>
      </w:r>
      <w:r>
        <w:rPr>
          <w:rFonts w:hint="eastAsia"/>
        </w:rPr>
        <w:t>DQN</w:t>
      </w:r>
      <w:r>
        <w:rPr>
          <w:rFonts w:hint="eastAsia"/>
        </w:rPr>
        <w:t>算法的基础上进行了三项重要改进：首先，引入了</w:t>
      </w:r>
      <w:r>
        <w:rPr>
          <w:rFonts w:hint="eastAsia"/>
        </w:rPr>
        <w:t>epsilon</w:t>
      </w:r>
      <w:r>
        <w:rPr>
          <w:rFonts w:hint="eastAsia"/>
        </w:rPr>
        <w:t>重置机制，在网络初步学习到状态空间与动作空间的映射关系后，将</w:t>
      </w:r>
      <w:r>
        <w:rPr>
          <w:rFonts w:hint="eastAsia"/>
        </w:rPr>
        <w:t>epsilon</w:t>
      </w:r>
      <w:r>
        <w:rPr>
          <w:rFonts w:hint="eastAsia"/>
        </w:rPr>
        <w:t>值重新设置为较大的值，以增加随机探索的动作数量，从而提升网络在连续高维状态空间上的泛化能力；其次，提出了有选择地更新网络参数的方法，通过限制反向传播过程中</w:t>
      </w:r>
      <w:r>
        <w:rPr>
          <w:rFonts w:hint="eastAsia"/>
        </w:rPr>
        <w:t>batch</w:t>
      </w:r>
      <w:r>
        <w:rPr>
          <w:rFonts w:hint="eastAsia"/>
        </w:rPr>
        <w:t>的</w:t>
      </w:r>
      <w:r>
        <w:rPr>
          <w:rFonts w:hint="eastAsia"/>
        </w:rPr>
        <w:t>loss</w:t>
      </w:r>
      <w:r>
        <w:rPr>
          <w:rFonts w:hint="eastAsia"/>
        </w:rPr>
        <w:t>大小，避免了因大量随机动作引入而导致的网络准确率下降问题；最后，设计了清空经验回放缓存的机制，在网络具备足够泛化能力后清除存储中的低效数据，进一步提升了网络的精确度。这些改进使得</w:t>
      </w:r>
      <w:r>
        <w:rPr>
          <w:rFonts w:hint="eastAsia"/>
        </w:rPr>
        <w:t>DQN-RSF</w:t>
      </w:r>
      <w:r>
        <w:rPr>
          <w:rFonts w:hint="eastAsia"/>
        </w:rPr>
        <w:t>方法相较于传统</w:t>
      </w:r>
      <w:r>
        <w:rPr>
          <w:rFonts w:hint="eastAsia"/>
        </w:rPr>
        <w:t>DQN</w:t>
      </w:r>
      <w:r>
        <w:rPr>
          <w:rFonts w:hint="eastAsia"/>
        </w:rPr>
        <w:t>算法在任务调度准确度上实现了显著提升，同时能够更有效地节省卫星计算资源、降低计算成本，并且使网络更容易收敛，在卫星计算任务的调度上展现出了更优秀的性能。</w:t>
      </w:r>
      <w:commentRangeEnd w:id="57"/>
      <w:r w:rsidR="004B2BFA">
        <w:rPr>
          <w:rStyle w:val="af4"/>
          <w:rFonts w:eastAsia="宋体"/>
        </w:rPr>
        <w:commentReference w:id="57"/>
      </w:r>
    </w:p>
    <w:p w14:paraId="209B1727" w14:textId="77777777" w:rsidR="00FF013A" w:rsidRDefault="00FF013A" w:rsidP="00FF013A">
      <w:pPr>
        <w:spacing w:beforeLines="50" w:before="156"/>
        <w:outlineLvl w:val="0"/>
        <w:rPr>
          <w:rFonts w:eastAsia="黑体"/>
          <w:b/>
          <w:bCs/>
          <w:sz w:val="24"/>
          <w:u w:val="single"/>
        </w:rPr>
      </w:pPr>
      <w:r w:rsidRPr="00067952">
        <w:rPr>
          <w:rFonts w:eastAsia="黑体"/>
          <w:b/>
          <w:bCs/>
          <w:sz w:val="24"/>
          <w:u w:val="single"/>
        </w:rPr>
        <w:t>附图说明</w:t>
      </w:r>
    </w:p>
    <w:p w14:paraId="78D3F10E" w14:textId="307AE5CF" w:rsidR="00FF013A" w:rsidRDefault="00FF013A" w:rsidP="007A2940">
      <w:pPr>
        <w:pStyle w:val="af"/>
      </w:pPr>
      <w:r>
        <w:rPr>
          <w:rFonts w:hint="eastAsia"/>
        </w:rPr>
        <w:t>图</w:t>
      </w:r>
      <w:r>
        <w:rPr>
          <w:rFonts w:hint="eastAsia"/>
        </w:rPr>
        <w:t>1</w:t>
      </w:r>
      <w:r w:rsidR="000C1BD9">
        <w:rPr>
          <w:rFonts w:hint="eastAsia"/>
        </w:rPr>
        <w:t>是</w:t>
      </w:r>
      <w:r w:rsidR="005D7B98">
        <w:rPr>
          <w:rFonts w:hint="eastAsia"/>
        </w:rPr>
        <w:t>基于传统方法的卫星任务调度</w:t>
      </w:r>
      <w:r w:rsidR="00241CD0">
        <w:rPr>
          <w:rFonts w:hint="eastAsia"/>
        </w:rPr>
        <w:t>流程图。</w:t>
      </w:r>
    </w:p>
    <w:p w14:paraId="75D3A7A2" w14:textId="080DFAE1" w:rsidR="00FF013A" w:rsidRDefault="00FF013A" w:rsidP="007A2940">
      <w:pPr>
        <w:pStyle w:val="af"/>
      </w:pPr>
      <w:r>
        <w:rPr>
          <w:rFonts w:hint="eastAsia"/>
        </w:rPr>
        <w:t>图</w:t>
      </w:r>
      <w:r>
        <w:rPr>
          <w:rFonts w:hint="eastAsia"/>
        </w:rPr>
        <w:t>2</w:t>
      </w:r>
      <w:r w:rsidR="00450178">
        <w:rPr>
          <w:rFonts w:hint="eastAsia"/>
        </w:rPr>
        <w:t>是</w:t>
      </w:r>
      <w:r w:rsidR="005D7B98" w:rsidRPr="005D7B98">
        <w:rPr>
          <w:rFonts w:hint="eastAsia"/>
        </w:rPr>
        <w:t>面向星地协同在轨处理的智能任务调度方法的流程图</w:t>
      </w:r>
      <w:r w:rsidR="00450178">
        <w:rPr>
          <w:rFonts w:hint="eastAsia"/>
        </w:rPr>
        <w:t>。</w:t>
      </w:r>
    </w:p>
    <w:p w14:paraId="64B5810D" w14:textId="666ED918" w:rsidR="005D7B98" w:rsidRPr="005D7B98" w:rsidRDefault="005D7B98" w:rsidP="005D7B98">
      <w:pPr>
        <w:pStyle w:val="af"/>
      </w:pPr>
      <w:r>
        <w:rPr>
          <w:rFonts w:hint="eastAsia"/>
        </w:rPr>
        <w:lastRenderedPageBreak/>
        <w:t>图</w:t>
      </w:r>
      <w:r>
        <w:rPr>
          <w:rFonts w:hint="eastAsia"/>
        </w:rPr>
        <w:t>3</w:t>
      </w:r>
      <w:r>
        <w:rPr>
          <w:rFonts w:hint="eastAsia"/>
        </w:rPr>
        <w:t>是</w:t>
      </w:r>
      <w:r>
        <w:rPr>
          <w:rFonts w:hint="eastAsia"/>
        </w:rPr>
        <w:t>DQN-RSF</w:t>
      </w:r>
      <w:r>
        <w:rPr>
          <w:rFonts w:hint="eastAsia"/>
        </w:rPr>
        <w:t>算法的流</w:t>
      </w:r>
      <w:r w:rsidRPr="005D7B98">
        <w:rPr>
          <w:rFonts w:hint="eastAsia"/>
        </w:rPr>
        <w:t>程图</w:t>
      </w:r>
      <w:r>
        <w:rPr>
          <w:rFonts w:hint="eastAsia"/>
        </w:rPr>
        <w:t>。</w:t>
      </w:r>
    </w:p>
    <w:p w14:paraId="5EF310F4" w14:textId="57D75DE4" w:rsidR="009B3588" w:rsidRDefault="005D7B98" w:rsidP="000A1B67">
      <w:pPr>
        <w:pStyle w:val="af"/>
        <w:spacing w:beforeLines="0" w:before="0" w:line="240" w:lineRule="auto"/>
        <w:jc w:val="center"/>
      </w:pPr>
      <w:r>
        <w:rPr>
          <w:noProof/>
        </w:rPr>
        <w:drawing>
          <wp:inline distT="0" distB="0" distL="0" distR="0" wp14:anchorId="4DB63500" wp14:editId="10E7A3DE">
            <wp:extent cx="4553991" cy="4177873"/>
            <wp:effectExtent l="0" t="0" r="0" b="0"/>
            <wp:docPr id="250500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7975" cy="4190702"/>
                    </a:xfrm>
                    <a:prstGeom prst="rect">
                      <a:avLst/>
                    </a:prstGeom>
                    <a:noFill/>
                    <a:ln>
                      <a:noFill/>
                    </a:ln>
                  </pic:spPr>
                </pic:pic>
              </a:graphicData>
            </a:graphic>
          </wp:inline>
        </w:drawing>
      </w:r>
    </w:p>
    <w:p w14:paraId="2DDE3875" w14:textId="615D06FA" w:rsidR="009B3588" w:rsidRDefault="009B3588" w:rsidP="009B3588">
      <w:pPr>
        <w:spacing w:beforeLines="50" w:before="156"/>
        <w:jc w:val="center"/>
        <w:rPr>
          <w:sz w:val="18"/>
          <w:szCs w:val="18"/>
        </w:rPr>
      </w:pPr>
      <w:bookmarkStart w:id="58" w:name="_Ref161322217"/>
      <w:r w:rsidRPr="00067952">
        <w:rPr>
          <w:sz w:val="18"/>
          <w:szCs w:val="18"/>
        </w:rPr>
        <w:t>图</w:t>
      </w:r>
      <w:r w:rsidRPr="00067952">
        <w:rPr>
          <w:sz w:val="18"/>
          <w:szCs w:val="18"/>
        </w:rPr>
        <w:t xml:space="preserve"> </w:t>
      </w:r>
      <w:r w:rsidRPr="00067952">
        <w:rPr>
          <w:sz w:val="18"/>
          <w:szCs w:val="18"/>
        </w:rPr>
        <w:fldChar w:fldCharType="begin"/>
      </w:r>
      <w:r w:rsidRPr="00067952">
        <w:rPr>
          <w:sz w:val="18"/>
          <w:szCs w:val="18"/>
        </w:rPr>
        <w:instrText xml:space="preserve"> SEQ </w:instrText>
      </w:r>
      <w:r w:rsidRPr="00067952">
        <w:rPr>
          <w:sz w:val="18"/>
          <w:szCs w:val="18"/>
        </w:rPr>
        <w:instrText>图</w:instrText>
      </w:r>
      <w:r w:rsidRPr="00067952">
        <w:rPr>
          <w:sz w:val="18"/>
          <w:szCs w:val="18"/>
        </w:rPr>
        <w:instrText xml:space="preserve"> \* ARABIC </w:instrText>
      </w:r>
      <w:r w:rsidRPr="00067952">
        <w:rPr>
          <w:sz w:val="18"/>
          <w:szCs w:val="18"/>
        </w:rPr>
        <w:fldChar w:fldCharType="separate"/>
      </w:r>
      <w:r w:rsidR="000F21E6">
        <w:rPr>
          <w:noProof/>
          <w:sz w:val="18"/>
          <w:szCs w:val="18"/>
        </w:rPr>
        <w:t>1</w:t>
      </w:r>
      <w:r w:rsidRPr="00067952">
        <w:rPr>
          <w:sz w:val="18"/>
          <w:szCs w:val="18"/>
        </w:rPr>
        <w:fldChar w:fldCharType="end"/>
      </w:r>
      <w:bookmarkEnd w:id="58"/>
      <w:r w:rsidR="005D7B98" w:rsidRPr="005D7B98">
        <w:rPr>
          <w:rFonts w:hint="eastAsia"/>
          <w:sz w:val="18"/>
          <w:szCs w:val="18"/>
        </w:rPr>
        <w:t>基于传统方法的卫星任务调度流程图</w:t>
      </w:r>
    </w:p>
    <w:p w14:paraId="4128B5D9" w14:textId="39BD176E" w:rsidR="009B3588" w:rsidRPr="009B3588" w:rsidRDefault="005D7B98" w:rsidP="00335DAE">
      <w:pPr>
        <w:pStyle w:val="af"/>
        <w:spacing w:beforeLines="0" w:before="0" w:line="240" w:lineRule="auto"/>
        <w:jc w:val="center"/>
      </w:pPr>
      <w:r>
        <w:rPr>
          <w:noProof/>
        </w:rPr>
        <w:drawing>
          <wp:inline distT="0" distB="0" distL="0" distR="0" wp14:anchorId="66268E8C" wp14:editId="18BCE62B">
            <wp:extent cx="5274310" cy="2207895"/>
            <wp:effectExtent l="0" t="0" r="2540" b="1905"/>
            <wp:docPr id="20260412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207895"/>
                    </a:xfrm>
                    <a:prstGeom prst="rect">
                      <a:avLst/>
                    </a:prstGeom>
                    <a:noFill/>
                    <a:ln>
                      <a:noFill/>
                    </a:ln>
                  </pic:spPr>
                </pic:pic>
              </a:graphicData>
            </a:graphic>
          </wp:inline>
        </w:drawing>
      </w:r>
    </w:p>
    <w:p w14:paraId="77890286" w14:textId="1F1FBC4E" w:rsidR="00784F82" w:rsidRDefault="00784F82" w:rsidP="007A2940">
      <w:pPr>
        <w:spacing w:beforeLines="50" w:before="156"/>
        <w:jc w:val="center"/>
        <w:rPr>
          <w:sz w:val="18"/>
          <w:szCs w:val="18"/>
        </w:rPr>
      </w:pPr>
      <w:bookmarkStart w:id="59" w:name="_Ref500336670"/>
      <w:r w:rsidRPr="00067952">
        <w:rPr>
          <w:sz w:val="18"/>
          <w:szCs w:val="18"/>
        </w:rPr>
        <w:t>图</w:t>
      </w:r>
      <w:r w:rsidRPr="00067952">
        <w:rPr>
          <w:sz w:val="18"/>
          <w:szCs w:val="18"/>
        </w:rPr>
        <w:t xml:space="preserve"> </w:t>
      </w:r>
      <w:r w:rsidRPr="00067952">
        <w:rPr>
          <w:sz w:val="18"/>
          <w:szCs w:val="18"/>
        </w:rPr>
        <w:fldChar w:fldCharType="begin"/>
      </w:r>
      <w:r w:rsidRPr="00067952">
        <w:rPr>
          <w:sz w:val="18"/>
          <w:szCs w:val="18"/>
        </w:rPr>
        <w:instrText xml:space="preserve"> SEQ </w:instrText>
      </w:r>
      <w:r w:rsidRPr="00067952">
        <w:rPr>
          <w:sz w:val="18"/>
          <w:szCs w:val="18"/>
        </w:rPr>
        <w:instrText>图</w:instrText>
      </w:r>
      <w:r w:rsidRPr="00067952">
        <w:rPr>
          <w:sz w:val="18"/>
          <w:szCs w:val="18"/>
        </w:rPr>
        <w:instrText xml:space="preserve"> \* ARABIC </w:instrText>
      </w:r>
      <w:r w:rsidRPr="00067952">
        <w:rPr>
          <w:sz w:val="18"/>
          <w:szCs w:val="18"/>
        </w:rPr>
        <w:fldChar w:fldCharType="separate"/>
      </w:r>
      <w:r w:rsidR="000F21E6">
        <w:rPr>
          <w:noProof/>
          <w:sz w:val="18"/>
          <w:szCs w:val="18"/>
        </w:rPr>
        <w:t>2</w:t>
      </w:r>
      <w:r w:rsidRPr="00067952">
        <w:rPr>
          <w:sz w:val="18"/>
          <w:szCs w:val="18"/>
        </w:rPr>
        <w:fldChar w:fldCharType="end"/>
      </w:r>
      <w:bookmarkEnd w:id="59"/>
      <w:r w:rsidR="005D7B98" w:rsidRPr="005D7B98">
        <w:rPr>
          <w:rFonts w:hint="eastAsia"/>
          <w:sz w:val="18"/>
          <w:szCs w:val="18"/>
        </w:rPr>
        <w:t>面向星地协同在轨处理的智能任务调度方法的流程图</w:t>
      </w:r>
    </w:p>
    <w:p w14:paraId="54A8E6D4" w14:textId="60AAC5E7" w:rsidR="001E0ECB" w:rsidRDefault="005D7B98" w:rsidP="007A2940">
      <w:pPr>
        <w:spacing w:beforeLines="50" w:before="156"/>
        <w:jc w:val="center"/>
        <w:rPr>
          <w:sz w:val="18"/>
          <w:szCs w:val="18"/>
        </w:rPr>
      </w:pPr>
      <w:r>
        <w:rPr>
          <w:noProof/>
        </w:rPr>
        <w:lastRenderedPageBreak/>
        <w:drawing>
          <wp:inline distT="0" distB="0" distL="0" distR="0" wp14:anchorId="0138009E" wp14:editId="3ABC13AD">
            <wp:extent cx="5274310" cy="2887980"/>
            <wp:effectExtent l="0" t="0" r="2540" b="7620"/>
            <wp:docPr id="21055148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887980"/>
                    </a:xfrm>
                    <a:prstGeom prst="rect">
                      <a:avLst/>
                    </a:prstGeom>
                    <a:noFill/>
                    <a:ln>
                      <a:noFill/>
                    </a:ln>
                  </pic:spPr>
                </pic:pic>
              </a:graphicData>
            </a:graphic>
          </wp:inline>
        </w:drawing>
      </w:r>
    </w:p>
    <w:p w14:paraId="2D8D7B92" w14:textId="342663DC" w:rsidR="00A426DC" w:rsidRPr="00454A1A" w:rsidRDefault="001E0ECB" w:rsidP="007A2940">
      <w:pPr>
        <w:spacing w:beforeLines="50" w:before="156"/>
        <w:jc w:val="center"/>
        <w:rPr>
          <w:sz w:val="18"/>
          <w:szCs w:val="18"/>
        </w:rPr>
      </w:pPr>
      <w:r>
        <w:rPr>
          <w:rFonts w:hint="eastAsia"/>
          <w:sz w:val="18"/>
          <w:szCs w:val="18"/>
        </w:rPr>
        <w:t>图</w:t>
      </w:r>
      <w:r w:rsidR="002172D0">
        <w:rPr>
          <w:rFonts w:hint="eastAsia"/>
          <w:sz w:val="18"/>
          <w:szCs w:val="18"/>
        </w:rPr>
        <w:t>3</w:t>
      </w:r>
      <w:r w:rsidRPr="002768B6">
        <w:rPr>
          <w:sz w:val="18"/>
          <w:szCs w:val="18"/>
        </w:rPr>
        <w:t xml:space="preserve"> </w:t>
      </w:r>
      <w:r w:rsidR="005D7B98">
        <w:rPr>
          <w:rFonts w:hint="eastAsia"/>
          <w:sz w:val="18"/>
          <w:szCs w:val="18"/>
        </w:rPr>
        <w:t>DQN-RSF</w:t>
      </w:r>
      <w:r w:rsidR="005D7B98">
        <w:rPr>
          <w:rFonts w:hint="eastAsia"/>
          <w:sz w:val="18"/>
          <w:szCs w:val="18"/>
        </w:rPr>
        <w:t>算法</w:t>
      </w:r>
    </w:p>
    <w:p w14:paraId="701C173C" w14:textId="77777777" w:rsidR="0013397D" w:rsidRDefault="0013397D" w:rsidP="00BB17DA">
      <w:pPr>
        <w:spacing w:beforeLines="50" w:before="156" w:line="480" w:lineRule="exact"/>
        <w:outlineLvl w:val="0"/>
        <w:rPr>
          <w:rFonts w:eastAsia="黑体"/>
          <w:sz w:val="24"/>
        </w:rPr>
      </w:pPr>
      <w:r w:rsidRPr="00067952">
        <w:rPr>
          <w:rFonts w:eastAsia="黑体"/>
          <w:sz w:val="24"/>
        </w:rPr>
        <w:t>六、</w:t>
      </w:r>
      <w:r w:rsidR="00323528" w:rsidRPr="00067952">
        <w:rPr>
          <w:rFonts w:eastAsia="黑体"/>
          <w:sz w:val="24"/>
        </w:rPr>
        <w:t>本申请提案</w:t>
      </w:r>
      <w:r w:rsidRPr="00067952">
        <w:rPr>
          <w:rFonts w:eastAsia="黑体"/>
          <w:sz w:val="24"/>
        </w:rPr>
        <w:t>的关键点和欲保护点</w:t>
      </w:r>
    </w:p>
    <w:p w14:paraId="54499788" w14:textId="5BC66E47" w:rsidR="00BE3C4F" w:rsidRDefault="003C6939" w:rsidP="003C6939">
      <w:pPr>
        <w:spacing w:beforeLines="50" w:before="156" w:line="480" w:lineRule="exact"/>
        <w:ind w:firstLine="420"/>
        <w:rPr>
          <w:rFonts w:eastAsia="仿宋"/>
          <w:sz w:val="24"/>
        </w:rPr>
      </w:pPr>
      <w:r>
        <w:rPr>
          <w:rFonts w:eastAsia="仿宋" w:hint="eastAsia"/>
          <w:sz w:val="24"/>
        </w:rPr>
        <w:t>（</w:t>
      </w:r>
      <w:r>
        <w:rPr>
          <w:rFonts w:eastAsia="仿宋" w:hint="eastAsia"/>
          <w:sz w:val="24"/>
        </w:rPr>
        <w:t>1</w:t>
      </w:r>
      <w:r>
        <w:rPr>
          <w:rFonts w:eastAsia="仿宋" w:hint="eastAsia"/>
          <w:sz w:val="24"/>
        </w:rPr>
        <w:t>）</w:t>
      </w:r>
      <w:commentRangeStart w:id="60"/>
      <w:r w:rsidR="00F86A89" w:rsidRPr="00F86A89">
        <w:rPr>
          <w:rFonts w:eastAsia="仿宋" w:hint="eastAsia"/>
          <w:sz w:val="24"/>
        </w:rPr>
        <w:t>星地在轨任务处理调度的成本建模</w:t>
      </w:r>
      <w:commentRangeEnd w:id="60"/>
      <w:r w:rsidR="00494AE2">
        <w:rPr>
          <w:rStyle w:val="af4"/>
        </w:rPr>
        <w:commentReference w:id="60"/>
      </w:r>
    </w:p>
    <w:p w14:paraId="0CF96629" w14:textId="7D962D68" w:rsidR="001F0887" w:rsidRDefault="001F0887" w:rsidP="001F0887">
      <w:pPr>
        <w:spacing w:beforeLines="50" w:before="156" w:line="480" w:lineRule="exact"/>
        <w:ind w:firstLineChars="200" w:firstLine="480"/>
        <w:rPr>
          <w:rFonts w:eastAsia="仿宋"/>
          <w:sz w:val="24"/>
        </w:rPr>
      </w:pPr>
      <w:r w:rsidRPr="001F0887">
        <w:rPr>
          <w:rFonts w:eastAsia="仿宋" w:hint="eastAsia"/>
          <w:sz w:val="24"/>
        </w:rPr>
        <w:t>本</w:t>
      </w:r>
      <w:r>
        <w:rPr>
          <w:rFonts w:eastAsia="仿宋" w:hint="eastAsia"/>
          <w:sz w:val="24"/>
        </w:rPr>
        <w:t>方法</w:t>
      </w:r>
      <w:r w:rsidRPr="001F0887">
        <w:rPr>
          <w:rFonts w:eastAsia="仿宋" w:hint="eastAsia"/>
          <w:sz w:val="24"/>
        </w:rPr>
        <w:t>提出了一套针对卫星计算特点构建的多维度成本评估模型，重点考量了包括发热、时延、功耗以及任务共置在内的关键成本因素。该模型的设计为量化分析不同类型任务在卫星计算环境中的运行成本提供了有效工具，并为优化任务分配策略、合理决策将任务分流至地面节点或卫星系统奠定了基础。</w:t>
      </w:r>
    </w:p>
    <w:p w14:paraId="3F06149B" w14:textId="3AF6C057" w:rsidR="001F0887" w:rsidRDefault="001F0887" w:rsidP="001F0887">
      <w:pPr>
        <w:spacing w:beforeLines="50" w:before="156" w:line="480" w:lineRule="exact"/>
        <w:ind w:firstLineChars="200" w:firstLine="480"/>
        <w:rPr>
          <w:rFonts w:eastAsia="仿宋"/>
          <w:sz w:val="24"/>
        </w:rPr>
      </w:pPr>
      <w:r>
        <w:rPr>
          <w:rFonts w:eastAsia="仿宋" w:hint="eastAsia"/>
          <w:sz w:val="24"/>
        </w:rPr>
        <w:t>（</w:t>
      </w:r>
      <w:r>
        <w:rPr>
          <w:rFonts w:eastAsia="仿宋" w:hint="eastAsia"/>
          <w:sz w:val="24"/>
        </w:rPr>
        <w:t>2</w:t>
      </w:r>
      <w:r>
        <w:rPr>
          <w:rFonts w:eastAsia="仿宋" w:hint="eastAsia"/>
          <w:sz w:val="24"/>
        </w:rPr>
        <w:t>）</w:t>
      </w:r>
      <w:r w:rsidRPr="001F0887">
        <w:rPr>
          <w:rFonts w:eastAsia="仿宋" w:hint="eastAsia"/>
          <w:sz w:val="24"/>
        </w:rPr>
        <w:t>DQN-RSF</w:t>
      </w:r>
      <w:r w:rsidRPr="001F0887">
        <w:rPr>
          <w:rFonts w:eastAsia="仿宋" w:hint="eastAsia"/>
          <w:sz w:val="24"/>
        </w:rPr>
        <w:t>算法</w:t>
      </w:r>
    </w:p>
    <w:p w14:paraId="0260C1D7" w14:textId="44825C8F" w:rsidR="001F0887" w:rsidRDefault="001F0887" w:rsidP="001F0887">
      <w:pPr>
        <w:spacing w:beforeLines="50" w:before="156" w:line="480" w:lineRule="exact"/>
        <w:ind w:firstLineChars="200" w:firstLine="480"/>
        <w:rPr>
          <w:rFonts w:eastAsia="仿宋"/>
          <w:sz w:val="24"/>
        </w:rPr>
      </w:pPr>
      <w:r w:rsidRPr="001F0887">
        <w:rPr>
          <w:rFonts w:eastAsia="仿宋" w:hint="eastAsia"/>
          <w:sz w:val="24"/>
        </w:rPr>
        <w:t>本研究设计了一种基于强化学习算法的在地面遥感大模型与星上遥感小模型之间</w:t>
      </w:r>
      <w:r>
        <w:rPr>
          <w:rFonts w:eastAsia="仿宋" w:hint="eastAsia"/>
          <w:sz w:val="24"/>
        </w:rPr>
        <w:t>进行任务</w:t>
      </w:r>
      <w:r w:rsidRPr="001F0887">
        <w:rPr>
          <w:rFonts w:eastAsia="仿宋" w:hint="eastAsia"/>
          <w:sz w:val="24"/>
        </w:rPr>
        <w:t>调度的算法</w:t>
      </w:r>
      <w:r>
        <w:rPr>
          <w:rFonts w:eastAsia="仿宋" w:hint="eastAsia"/>
          <w:sz w:val="24"/>
        </w:rPr>
        <w:t>——</w:t>
      </w:r>
      <w:r w:rsidRPr="001F0887">
        <w:rPr>
          <w:rFonts w:eastAsia="仿宋" w:hint="eastAsia"/>
          <w:sz w:val="24"/>
        </w:rPr>
        <w:t>DQN-RSF</w:t>
      </w:r>
      <w:r w:rsidRPr="001F0887">
        <w:rPr>
          <w:rFonts w:eastAsia="仿宋" w:hint="eastAsia"/>
          <w:sz w:val="24"/>
        </w:rPr>
        <w:t>算法。</w:t>
      </w:r>
      <w:r w:rsidRPr="001F0887">
        <w:rPr>
          <w:rFonts w:eastAsia="仿宋" w:hint="eastAsia"/>
          <w:sz w:val="24"/>
        </w:rPr>
        <w:t>DQN-RSF</w:t>
      </w:r>
      <w:r w:rsidRPr="001F0887">
        <w:rPr>
          <w:rFonts w:eastAsia="仿宋" w:hint="eastAsia"/>
          <w:sz w:val="24"/>
        </w:rPr>
        <w:t>算法在本调度任务上表现出了</w:t>
      </w:r>
      <w:r>
        <w:rPr>
          <w:rFonts w:eastAsia="仿宋" w:hint="eastAsia"/>
          <w:sz w:val="24"/>
        </w:rPr>
        <w:t>良</w:t>
      </w:r>
      <w:r w:rsidRPr="001F0887">
        <w:rPr>
          <w:rFonts w:eastAsia="仿宋" w:hint="eastAsia"/>
          <w:sz w:val="24"/>
        </w:rPr>
        <w:t>好的性能，为卫星计算任务在地面遥感大模型与星上遥感小模型之间的调度提供了一种可行的方式。</w:t>
      </w:r>
    </w:p>
    <w:p w14:paraId="1B734470" w14:textId="77777777" w:rsidR="0013397D" w:rsidRPr="00067952" w:rsidRDefault="0013397D" w:rsidP="00BB17DA">
      <w:pPr>
        <w:spacing w:beforeLines="50" w:before="156" w:line="480" w:lineRule="exact"/>
        <w:outlineLvl w:val="0"/>
        <w:rPr>
          <w:rFonts w:eastAsia="黑体"/>
          <w:sz w:val="24"/>
        </w:rPr>
      </w:pPr>
      <w:r w:rsidRPr="00067952">
        <w:rPr>
          <w:rFonts w:eastAsia="黑体"/>
          <w:sz w:val="24"/>
        </w:rPr>
        <w:t>七、与第三条中最接近的现有技术相比，</w:t>
      </w:r>
      <w:r w:rsidR="00323528" w:rsidRPr="00067952">
        <w:rPr>
          <w:rFonts w:eastAsia="黑体"/>
          <w:sz w:val="24"/>
        </w:rPr>
        <w:t>本申请提案</w:t>
      </w:r>
      <w:r w:rsidRPr="00067952">
        <w:rPr>
          <w:rFonts w:eastAsia="黑体"/>
          <w:sz w:val="24"/>
        </w:rPr>
        <w:t>有何</w:t>
      </w:r>
      <w:r w:rsidR="004E36E9" w:rsidRPr="00067952">
        <w:rPr>
          <w:rFonts w:eastAsia="黑体"/>
          <w:sz w:val="24"/>
        </w:rPr>
        <w:t>技术</w:t>
      </w:r>
      <w:r w:rsidRPr="00067952">
        <w:rPr>
          <w:rFonts w:eastAsia="黑体"/>
          <w:sz w:val="24"/>
        </w:rPr>
        <w:t>优点</w:t>
      </w:r>
    </w:p>
    <w:p w14:paraId="5D84523D" w14:textId="1A09845F" w:rsidR="00D51F5B" w:rsidRDefault="00947116" w:rsidP="006D38FD">
      <w:pPr>
        <w:pStyle w:val="af"/>
      </w:pPr>
      <w:r>
        <w:t>相较于传统</w:t>
      </w:r>
      <w:r w:rsidR="00BD6C4A">
        <w:rPr>
          <w:rFonts w:hint="eastAsia"/>
        </w:rPr>
        <w:t>星地间计算任务调度</w:t>
      </w:r>
      <w:r>
        <w:t>方法，本提案在智能性与动态适应性方面均具有显著优势</w:t>
      </w:r>
      <w:r w:rsidR="00D51F5B">
        <w:rPr>
          <w:rFonts w:hint="eastAsia"/>
        </w:rPr>
        <w:t>：</w:t>
      </w:r>
    </w:p>
    <w:p w14:paraId="0A15DEC6" w14:textId="3F3A8062" w:rsidR="00373537" w:rsidRPr="00373537" w:rsidRDefault="00D51F5B" w:rsidP="00373537">
      <w:pPr>
        <w:pStyle w:val="af"/>
      </w:pPr>
      <w:r>
        <w:rPr>
          <w:rFonts w:hint="eastAsia"/>
        </w:rPr>
        <w:t>（</w:t>
      </w:r>
      <w:r>
        <w:rPr>
          <w:rFonts w:hint="eastAsia"/>
        </w:rPr>
        <w:t>1</w:t>
      </w:r>
      <w:r>
        <w:rPr>
          <w:rFonts w:hint="eastAsia"/>
        </w:rPr>
        <w:t>）</w:t>
      </w:r>
      <w:r w:rsidR="00373537" w:rsidRPr="00373537">
        <w:rPr>
          <w:rFonts w:hint="eastAsia"/>
        </w:rPr>
        <w:t>传统方法依赖于预先设定的、固定的星地任务划分，无法适应在轨实时</w:t>
      </w:r>
      <w:r w:rsidR="00373537" w:rsidRPr="00373537">
        <w:rPr>
          <w:rFonts w:hint="eastAsia"/>
        </w:rPr>
        <w:lastRenderedPageBreak/>
        <w:t>变化的环境和任务需求。</w:t>
      </w:r>
      <w:r w:rsidR="00373537">
        <w:rPr>
          <w:rFonts w:hint="eastAsia"/>
        </w:rPr>
        <w:t>本</w:t>
      </w:r>
      <w:r w:rsidR="00373537" w:rsidRPr="00373537">
        <w:rPr>
          <w:rFonts w:hint="eastAsia"/>
        </w:rPr>
        <w:t>方法通过</w:t>
      </w:r>
      <w:r w:rsidR="00373537" w:rsidRPr="00373537">
        <w:rPr>
          <w:rFonts w:hint="eastAsia"/>
        </w:rPr>
        <w:t>DQN-RSF</w:t>
      </w:r>
      <w:r w:rsidR="00373537" w:rsidRPr="00373537">
        <w:rPr>
          <w:rFonts w:hint="eastAsia"/>
        </w:rPr>
        <w:t>算法，引入了一个能够持续学习并自主决策的智能体。它能够根据实时状态（如星上计算负载、信道条件、任务队列等），动态地为每个任务做出“星上处理”或“地面处理”的最优决策，实现了从“一刀切”的固定管道到“因时制宜”的弹性调度的根本性变革。</w:t>
      </w:r>
    </w:p>
    <w:p w14:paraId="7EB3B30A" w14:textId="31EE199F" w:rsidR="00D51F5B" w:rsidRDefault="00D51F5B" w:rsidP="006D38FD">
      <w:pPr>
        <w:pStyle w:val="af"/>
      </w:pPr>
      <w:r>
        <w:rPr>
          <w:rFonts w:hint="eastAsia"/>
        </w:rPr>
        <w:t>（</w:t>
      </w:r>
      <w:r>
        <w:rPr>
          <w:rFonts w:hint="eastAsia"/>
        </w:rPr>
        <w:t>2</w:t>
      </w:r>
      <w:r>
        <w:rPr>
          <w:rFonts w:hint="eastAsia"/>
        </w:rPr>
        <w:t>）</w:t>
      </w:r>
      <w:r w:rsidR="00373537" w:rsidRPr="00373537">
        <w:rPr>
          <w:rFonts w:hint="eastAsia"/>
        </w:rPr>
        <w:t>传统方法通常只隐含地考虑“计算能力”和“带宽”等单一因素，决策视角狭窄。</w:t>
      </w:r>
      <w:r w:rsidR="00373537">
        <w:rPr>
          <w:rFonts w:hint="eastAsia"/>
        </w:rPr>
        <w:t>本方法</w:t>
      </w:r>
      <w:r w:rsidR="00373537" w:rsidRPr="00373537">
        <w:rPr>
          <w:rFonts w:hint="eastAsia"/>
        </w:rPr>
        <w:t>首先构建了一个多维度成本模型，将发热、时延、功耗、任务共置等关键因素统一量化。这使得调度决策不再是仅仅追求最快或最省电，而是在多个相互制约的成本因素之间寻求全局最优解，显著提升了系统整体的经济性、可靠性和效率。</w:t>
      </w:r>
    </w:p>
    <w:p w14:paraId="58439D62" w14:textId="35CE6904" w:rsidR="006D38FD" w:rsidRDefault="00D51F5B" w:rsidP="006D38FD">
      <w:pPr>
        <w:pStyle w:val="af"/>
      </w:pPr>
      <w:r>
        <w:rPr>
          <w:rFonts w:hint="eastAsia"/>
        </w:rPr>
        <w:t>（</w:t>
      </w:r>
      <w:r>
        <w:rPr>
          <w:rFonts w:hint="eastAsia"/>
        </w:rPr>
        <w:t>3</w:t>
      </w:r>
      <w:r>
        <w:rPr>
          <w:rFonts w:hint="eastAsia"/>
        </w:rPr>
        <w:t>）</w:t>
      </w:r>
      <w:r w:rsidR="009D3F80">
        <w:rPr>
          <w:rFonts w:hint="eastAsia"/>
        </w:rPr>
        <w:t>本方法</w:t>
      </w:r>
      <w:r w:rsidR="009D3F80" w:rsidRPr="009D3F80">
        <w:rPr>
          <w:rFonts w:hint="eastAsia"/>
        </w:rPr>
        <w:t>将卫星系统从一个被动执行命令的“傀儡”，升级为一个具备自主决策能力的智能体。</w:t>
      </w:r>
      <w:r w:rsidR="009D3F80" w:rsidRPr="009D3F80">
        <w:rPr>
          <w:rFonts w:hint="eastAsia"/>
        </w:rPr>
        <w:t>DQN-RSF</w:t>
      </w:r>
      <w:r w:rsidR="009D3F80" w:rsidRPr="009D3F80">
        <w:rPr>
          <w:rFonts w:hint="eastAsia"/>
        </w:rPr>
        <w:t>算法使系统能够自主应对突发情况，并根据</w:t>
      </w:r>
      <w:r w:rsidR="00E47E05">
        <w:rPr>
          <w:rFonts w:hint="eastAsia"/>
        </w:rPr>
        <w:t>各种任务的不同特性</w:t>
      </w:r>
      <w:r w:rsidR="009D3F80" w:rsidRPr="009D3F80">
        <w:rPr>
          <w:rFonts w:hint="eastAsia"/>
        </w:rPr>
        <w:t>调整调度策略。这种智能化为实现更高级的“星上认知”和“星群协同”奠定了基础，是卫星技术向智能化演进的关键一步。</w:t>
      </w:r>
    </w:p>
    <w:p w14:paraId="633A8FFB" w14:textId="41349ED3" w:rsidR="009D3F80" w:rsidRPr="007A0C3F" w:rsidRDefault="009D3F80" w:rsidP="006D38FD">
      <w:pPr>
        <w:pStyle w:val="af"/>
      </w:pPr>
      <w:r>
        <w:rPr>
          <w:rFonts w:hint="eastAsia"/>
        </w:rPr>
        <w:t>（</w:t>
      </w:r>
      <w:r>
        <w:rPr>
          <w:rFonts w:hint="eastAsia"/>
        </w:rPr>
        <w:t>4</w:t>
      </w:r>
      <w:r>
        <w:rPr>
          <w:rFonts w:hint="eastAsia"/>
        </w:rPr>
        <w:t>）</w:t>
      </w:r>
      <w:r w:rsidRPr="009D3F80">
        <w:rPr>
          <w:rFonts w:hint="eastAsia"/>
        </w:rPr>
        <w:t>传统模式中星地资源是割裂的。</w:t>
      </w:r>
      <w:r>
        <w:rPr>
          <w:rFonts w:hint="eastAsia"/>
        </w:rPr>
        <w:t>本</w:t>
      </w:r>
      <w:r w:rsidRPr="009D3F80">
        <w:rPr>
          <w:rFonts w:hint="eastAsia"/>
        </w:rPr>
        <w:t>方法通过统一的成本模型和智能调度，将星上计算节点和地面计算中心真正融合为一个协同计算的有机整体。它既利用了星上处理的低延迟优势，又借助了地面大模型的强大分析能力，并根据任务需求动态分配，实现了“星地一体”的计算效能最大化。</w:t>
      </w:r>
    </w:p>
    <w:p w14:paraId="0975E8DE" w14:textId="225F3738" w:rsidR="00866134" w:rsidRPr="00866134" w:rsidRDefault="0013397D" w:rsidP="00E23F65">
      <w:pPr>
        <w:spacing w:beforeLines="50" w:before="156" w:line="480" w:lineRule="exact"/>
        <w:outlineLvl w:val="0"/>
        <w:rPr>
          <w:rFonts w:eastAsia="黑体"/>
          <w:sz w:val="24"/>
        </w:rPr>
      </w:pPr>
      <w:r w:rsidRPr="00067952">
        <w:rPr>
          <w:rFonts w:eastAsia="黑体"/>
          <w:sz w:val="24"/>
        </w:rPr>
        <w:t>八、其他有助于</w:t>
      </w:r>
      <w:r w:rsidR="00D856E5" w:rsidRPr="00067952">
        <w:rPr>
          <w:rFonts w:eastAsia="黑体"/>
          <w:sz w:val="24"/>
        </w:rPr>
        <w:t>理解本申请提案</w:t>
      </w:r>
      <w:r w:rsidRPr="00067952">
        <w:rPr>
          <w:rFonts w:eastAsia="黑体"/>
          <w:sz w:val="24"/>
        </w:rPr>
        <w:t>的</w:t>
      </w:r>
      <w:r w:rsidR="00D856E5" w:rsidRPr="00067952">
        <w:rPr>
          <w:rFonts w:eastAsia="黑体"/>
          <w:sz w:val="24"/>
        </w:rPr>
        <w:t>技术</w:t>
      </w:r>
      <w:r w:rsidRPr="00067952">
        <w:rPr>
          <w:rFonts w:eastAsia="黑体"/>
          <w:sz w:val="24"/>
        </w:rPr>
        <w:t>资料</w:t>
      </w:r>
    </w:p>
    <w:sectPr w:rsidR="00866134" w:rsidRPr="00866134">
      <w:headerReference w:type="default" r:id="rId15"/>
      <w:footerReference w:type="even" r:id="rId16"/>
      <w:footerReference w:type="default" r:id="rId1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Jian LIU" w:date="2025-10-22T15:37:00Z" w:initials="JL">
    <w:p w14:paraId="06992443" w14:textId="77777777" w:rsidR="00E8051C" w:rsidRDefault="00E8051C">
      <w:pPr>
        <w:pStyle w:val="af5"/>
      </w:pPr>
      <w:r>
        <w:rPr>
          <w:rStyle w:val="af4"/>
        </w:rPr>
        <w:annotationRef/>
      </w:r>
      <w:r>
        <w:rPr>
          <w:rFonts w:hint="eastAsia"/>
        </w:rPr>
        <w:t>这里“在轨”的特点不足</w:t>
      </w:r>
    </w:p>
    <w:p w14:paraId="6EC349BF" w14:textId="55ACC52A" w:rsidR="00E8051C" w:rsidRDefault="00E8051C">
      <w:pPr>
        <w:pStyle w:val="af5"/>
      </w:pPr>
      <w:r>
        <w:rPr>
          <w:rFonts w:hint="eastAsia"/>
        </w:rPr>
        <w:t>调度是服务于在轨的，应该先讲“在轨”再讲“调度”</w:t>
      </w:r>
    </w:p>
  </w:comment>
  <w:comment w:id="36" w:author="steven Yang" w:date="2025-10-11T11:53:00Z" w:initials="sY">
    <w:p w14:paraId="37D5B9CA" w14:textId="3FE98AD9" w:rsidR="0025514C" w:rsidRDefault="0025514C">
      <w:pPr>
        <w:pStyle w:val="af5"/>
      </w:pPr>
      <w:r>
        <w:rPr>
          <w:rStyle w:val="af4"/>
        </w:rPr>
        <w:annotationRef/>
      </w:r>
      <w:r>
        <w:rPr>
          <w:rFonts w:hint="eastAsia"/>
        </w:rPr>
        <w:t>图</w:t>
      </w:r>
    </w:p>
  </w:comment>
  <w:comment w:id="51" w:author="BC Yang" w:date="2025-10-13T16:38:00Z" w:initials="BY">
    <w:p w14:paraId="39CFCDD3" w14:textId="0B13DEB2" w:rsidR="004E06C1" w:rsidRDefault="004E06C1">
      <w:pPr>
        <w:pStyle w:val="af5"/>
      </w:pPr>
      <w:r>
        <w:rPr>
          <w:rStyle w:val="af4"/>
        </w:rPr>
        <w:annotationRef/>
      </w:r>
      <w:r>
        <w:rPr>
          <w:rFonts w:hint="eastAsia"/>
        </w:rPr>
        <w:t>图</w:t>
      </w:r>
    </w:p>
  </w:comment>
  <w:comment w:id="54" w:author="Jian LIU" w:date="2025-10-22T15:51:00Z" w:initials="JL">
    <w:p w14:paraId="6AF9A758" w14:textId="18DB07C4" w:rsidR="004500EB" w:rsidRDefault="004500EB">
      <w:pPr>
        <w:pStyle w:val="af5"/>
      </w:pPr>
      <w:r>
        <w:rPr>
          <w:rStyle w:val="af4"/>
        </w:rPr>
        <w:annotationRef/>
      </w:r>
      <w:r>
        <w:rPr>
          <w:rFonts w:hint="eastAsia"/>
        </w:rPr>
        <w:t>这个地方没有公式或者计算步骤嘛？</w:t>
      </w:r>
    </w:p>
  </w:comment>
  <w:comment w:id="56" w:author="BC Yang" w:date="2025-10-15T09:16:00Z" w:initials="BY">
    <w:p w14:paraId="43F2525A" w14:textId="275D7B8C" w:rsidR="00C42D88" w:rsidRDefault="00C42D88">
      <w:pPr>
        <w:pStyle w:val="af5"/>
      </w:pPr>
      <w:r>
        <w:rPr>
          <w:rStyle w:val="af4"/>
        </w:rPr>
        <w:annotationRef/>
      </w:r>
      <w:r>
        <w:rPr>
          <w:rFonts w:hint="eastAsia"/>
        </w:rPr>
        <w:t>图</w:t>
      </w:r>
    </w:p>
  </w:comment>
  <w:comment w:id="57" w:author="Jian LIU" w:date="2025-10-22T15:51:00Z" w:initials="JL">
    <w:p w14:paraId="591ACD82" w14:textId="5E49E59E" w:rsidR="004B2BFA" w:rsidRDefault="004B2BFA">
      <w:pPr>
        <w:pStyle w:val="af5"/>
      </w:pPr>
      <w:r>
        <w:rPr>
          <w:rStyle w:val="af4"/>
        </w:rPr>
        <w:annotationRef/>
      </w:r>
      <w:r>
        <w:rPr>
          <w:rFonts w:hint="eastAsia"/>
        </w:rPr>
        <w:t>需要增加算法运算过程描述和核心公式</w:t>
      </w:r>
    </w:p>
  </w:comment>
  <w:comment w:id="60" w:author="Jian LIU" w:date="2025-10-22T15:52:00Z" w:initials="JL">
    <w:p w14:paraId="09D5E70D" w14:textId="5EC5842B" w:rsidR="00494AE2" w:rsidRDefault="00494AE2">
      <w:pPr>
        <w:pStyle w:val="af5"/>
      </w:pPr>
      <w:r>
        <w:rPr>
          <w:rStyle w:val="af4"/>
        </w:rPr>
        <w:annotationRef/>
      </w:r>
      <w:r>
        <w:rPr>
          <w:rFonts w:hint="eastAsia"/>
        </w:rPr>
        <w:t>前面我改了名字，再斟酌下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C349BF" w15:done="0"/>
  <w15:commentEx w15:paraId="37D5B9CA" w15:done="0"/>
  <w15:commentEx w15:paraId="39CFCDD3" w15:done="0"/>
  <w15:commentEx w15:paraId="6AF9A758" w15:done="0"/>
  <w15:commentEx w15:paraId="43F2525A" w15:done="0"/>
  <w15:commentEx w15:paraId="591ACD82" w15:done="0"/>
  <w15:commentEx w15:paraId="09D5E7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1BEB4B" w16cex:dateUtc="2025-10-22T07:37:00Z"/>
  <w16cex:commentExtensible w16cex:durableId="46C71BA4" w16cex:dateUtc="2025-10-11T03:53:00Z"/>
  <w16cex:commentExtensible w16cex:durableId="468FED90" w16cex:dateUtc="2025-10-13T08:38:00Z"/>
  <w16cex:commentExtensible w16cex:durableId="0234C33B" w16cex:dateUtc="2025-10-22T07:51:00Z"/>
  <w16cex:commentExtensible w16cex:durableId="560E734D" w16cex:dateUtc="2025-10-15T01:16:00Z"/>
  <w16cex:commentExtensible w16cex:durableId="57C2582B" w16cex:dateUtc="2025-10-22T07:51:00Z"/>
  <w16cex:commentExtensible w16cex:durableId="298ECC6C" w16cex:dateUtc="2025-10-22T0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C349BF" w16cid:durableId="7A1BEB4B"/>
  <w16cid:commentId w16cid:paraId="37D5B9CA" w16cid:durableId="46C71BA4"/>
  <w16cid:commentId w16cid:paraId="39CFCDD3" w16cid:durableId="468FED90"/>
  <w16cid:commentId w16cid:paraId="6AF9A758" w16cid:durableId="0234C33B"/>
  <w16cid:commentId w16cid:paraId="43F2525A" w16cid:durableId="560E734D"/>
  <w16cid:commentId w16cid:paraId="591ACD82" w16cid:durableId="57C2582B"/>
  <w16cid:commentId w16cid:paraId="09D5E70D" w16cid:durableId="298ECC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EBD61" w14:textId="77777777" w:rsidR="002F7664" w:rsidRDefault="002F7664">
      <w:r>
        <w:separator/>
      </w:r>
    </w:p>
  </w:endnote>
  <w:endnote w:type="continuationSeparator" w:id="0">
    <w:p w14:paraId="3883CBB3" w14:textId="77777777" w:rsidR="002F7664" w:rsidRDefault="002F7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altName w:val="DengXian Light"/>
    <w:panose1 w:val="02010600030101010101"/>
    <w:charset w:val="86"/>
    <w:family w:val="auto"/>
    <w:pitch w:val="variable"/>
    <w:sig w:usb0="A00002BF" w:usb1="38CF7CFA" w:usb2="00000016" w:usb3="00000000" w:csb0="0004000F" w:csb1="00000000"/>
  </w:font>
  <w:font w:name="仿宋">
    <w:altName w:val="FangSong"/>
    <w:panose1 w:val="02010609060101010101"/>
    <w:charset w:val="86"/>
    <w:family w:val="modern"/>
    <w:pitch w:val="fixed"/>
    <w:sig w:usb0="800002BF" w:usb1="38CF7CFA" w:usb2="00000016" w:usb3="00000000" w:csb0="00040001" w:csb1="00000000"/>
  </w:font>
  <w:font w:name="FangSong_GB2312">
    <w:altName w:val="仿宋_GB2312"/>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34C46" w14:textId="77777777" w:rsidR="009A75A6" w:rsidRDefault="009A75A6" w:rsidP="0013397D">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79E1FF07" w14:textId="77777777" w:rsidR="009A75A6" w:rsidRDefault="009A75A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06FF5" w14:textId="733C8613" w:rsidR="009A75A6" w:rsidRDefault="009A75A6" w:rsidP="0013397D">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A33B06">
      <w:rPr>
        <w:rStyle w:val="a5"/>
        <w:noProof/>
      </w:rPr>
      <w:t>4</w:t>
    </w:r>
    <w:r>
      <w:rPr>
        <w:rStyle w:val="a5"/>
      </w:rPr>
      <w:fldChar w:fldCharType="end"/>
    </w:r>
  </w:p>
  <w:p w14:paraId="0153F3BB" w14:textId="77777777" w:rsidR="009A75A6" w:rsidRDefault="009A75A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D8CA0" w14:textId="77777777" w:rsidR="002F7664" w:rsidRDefault="002F7664">
      <w:r>
        <w:separator/>
      </w:r>
    </w:p>
  </w:footnote>
  <w:footnote w:type="continuationSeparator" w:id="0">
    <w:p w14:paraId="51A357D9" w14:textId="77777777" w:rsidR="002F7664" w:rsidRDefault="002F76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AE74F" w14:textId="77777777" w:rsidR="009A75A6" w:rsidRDefault="009A75A6" w:rsidP="005A2D7D">
    <w:pPr>
      <w:pStyle w:val="a7"/>
      <w:jc w:val="both"/>
    </w:pPr>
    <w:r>
      <w:rPr>
        <w:rFonts w:hint="eastAsia"/>
      </w:rPr>
      <w:t>专利申请技术交底书</w:t>
    </w:r>
    <w:r>
      <w:rPr>
        <w:rFonts w:hint="eastAsia"/>
      </w:rPr>
      <w:t xml:space="preserve">    </w:t>
    </w:r>
    <w:r>
      <w:rPr>
        <w:rFonts w:hint="eastAsia"/>
      </w:rPr>
      <w:tab/>
      <w:t xml:space="preserve">                                                   </w:t>
    </w:r>
    <w:r>
      <w:rPr>
        <w:rFonts w:hint="eastAsia"/>
      </w:rPr>
      <w:t>保密信息，请予保密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726"/>
    <w:multiLevelType w:val="hybridMultilevel"/>
    <w:tmpl w:val="1DA80134"/>
    <w:lvl w:ilvl="0" w:tplc="16E6D3CE">
      <w:start w:val="1"/>
      <w:numFmt w:val="decimal"/>
      <w:lvlText w:val="(%1)"/>
      <w:lvlJc w:val="left"/>
      <w:pPr>
        <w:ind w:left="360" w:hanging="360"/>
      </w:pPr>
      <w:rPr>
        <w:rFonts w:ascii="Times New Roman" w:eastAsia="宋体"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890453"/>
    <w:multiLevelType w:val="hybridMultilevel"/>
    <w:tmpl w:val="BD4CB6FE"/>
    <w:lvl w:ilvl="0" w:tplc="0ECA9B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ED6637D"/>
    <w:multiLevelType w:val="hybridMultilevel"/>
    <w:tmpl w:val="5604728A"/>
    <w:lvl w:ilvl="0" w:tplc="A9BAF8F4">
      <w:start w:val="3"/>
      <w:numFmt w:val="japaneseCounting"/>
      <w:lvlText w:val="%1、"/>
      <w:lvlJc w:val="left"/>
      <w:pPr>
        <w:ind w:left="900" w:hanging="4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15C01515"/>
    <w:multiLevelType w:val="hybridMultilevel"/>
    <w:tmpl w:val="9682657E"/>
    <w:lvl w:ilvl="0" w:tplc="CBFABF4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5F3436A"/>
    <w:multiLevelType w:val="hybridMultilevel"/>
    <w:tmpl w:val="D1FA0298"/>
    <w:lvl w:ilvl="0" w:tplc="086EE780">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7693D41"/>
    <w:multiLevelType w:val="hybridMultilevel"/>
    <w:tmpl w:val="91F266A4"/>
    <w:lvl w:ilvl="0" w:tplc="D8666BA8">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9D3796D"/>
    <w:multiLevelType w:val="hybridMultilevel"/>
    <w:tmpl w:val="8DA455A8"/>
    <w:lvl w:ilvl="0" w:tplc="6486F73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EC356EA"/>
    <w:multiLevelType w:val="hybridMultilevel"/>
    <w:tmpl w:val="12C4707E"/>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8" w15:restartNumberingAfterBreak="0">
    <w:nsid w:val="211551B3"/>
    <w:multiLevelType w:val="hybridMultilevel"/>
    <w:tmpl w:val="ECB450F8"/>
    <w:lvl w:ilvl="0" w:tplc="BADAEC7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48A6D0D"/>
    <w:multiLevelType w:val="hybridMultilevel"/>
    <w:tmpl w:val="46129E9A"/>
    <w:lvl w:ilvl="0" w:tplc="599C35C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B3528E7"/>
    <w:multiLevelType w:val="hybridMultilevel"/>
    <w:tmpl w:val="B35C437E"/>
    <w:lvl w:ilvl="0" w:tplc="4CDC04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CFD01D4"/>
    <w:multiLevelType w:val="hybridMultilevel"/>
    <w:tmpl w:val="33468E60"/>
    <w:lvl w:ilvl="0" w:tplc="384C2484">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1301A72"/>
    <w:multiLevelType w:val="hybridMultilevel"/>
    <w:tmpl w:val="F90E31BE"/>
    <w:lvl w:ilvl="0" w:tplc="87C2AF0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1785607"/>
    <w:multiLevelType w:val="hybridMultilevel"/>
    <w:tmpl w:val="2DE06220"/>
    <w:lvl w:ilvl="0" w:tplc="7BE2F1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57A0E5E"/>
    <w:multiLevelType w:val="hybridMultilevel"/>
    <w:tmpl w:val="E1004466"/>
    <w:lvl w:ilvl="0" w:tplc="C402F91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4BA1272D"/>
    <w:multiLevelType w:val="hybridMultilevel"/>
    <w:tmpl w:val="3DD8D612"/>
    <w:lvl w:ilvl="0" w:tplc="A7F27A9C">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049417B"/>
    <w:multiLevelType w:val="hybridMultilevel"/>
    <w:tmpl w:val="39746C88"/>
    <w:lvl w:ilvl="0" w:tplc="3AA2C2A2">
      <w:start w:val="1"/>
      <w:numFmt w:val="japaneseCounting"/>
      <w:lvlText w:val="%1、"/>
      <w:lvlJc w:val="left"/>
      <w:pPr>
        <w:ind w:left="900" w:hanging="4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611A6B1F"/>
    <w:multiLevelType w:val="hybridMultilevel"/>
    <w:tmpl w:val="6B8429CA"/>
    <w:lvl w:ilvl="0" w:tplc="854E9BD2">
      <w:start w:val="1"/>
      <w:numFmt w:val="decimal"/>
      <w:lvlText w:val="(%1)"/>
      <w:lvlJc w:val="left"/>
      <w:pPr>
        <w:ind w:left="360" w:hanging="36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pStyle w:val="ParaCharCharCharCharCharCharCharCharCharCharCharCharCharCha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7882B5C"/>
    <w:multiLevelType w:val="hybridMultilevel"/>
    <w:tmpl w:val="489E26C2"/>
    <w:lvl w:ilvl="0" w:tplc="224E8E7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6AAB5E42"/>
    <w:multiLevelType w:val="hybridMultilevel"/>
    <w:tmpl w:val="39EA29EE"/>
    <w:lvl w:ilvl="0" w:tplc="1316A51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6BCF40C7"/>
    <w:multiLevelType w:val="hybridMultilevel"/>
    <w:tmpl w:val="3D680B4C"/>
    <w:lvl w:ilvl="0" w:tplc="D6B2290C">
      <w:start w:val="1"/>
      <w:numFmt w:val="japaneseCounting"/>
      <w:lvlText w:val="%1、"/>
      <w:lvlJc w:val="left"/>
      <w:pPr>
        <w:ind w:left="900" w:hanging="4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72AB639B"/>
    <w:multiLevelType w:val="hybridMultilevel"/>
    <w:tmpl w:val="6A2A364E"/>
    <w:lvl w:ilvl="0" w:tplc="851037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56027FF"/>
    <w:multiLevelType w:val="hybridMultilevel"/>
    <w:tmpl w:val="FBDA6582"/>
    <w:lvl w:ilvl="0" w:tplc="2744A53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787C77D2"/>
    <w:multiLevelType w:val="multilevel"/>
    <w:tmpl w:val="F99A21DC"/>
    <w:lvl w:ilvl="0">
      <w:start w:val="1"/>
      <w:numFmt w:val="bullet"/>
      <w:lvlText w:val=""/>
      <w:lvlJc w:val="left"/>
      <w:pPr>
        <w:tabs>
          <w:tab w:val="num" w:pos="840"/>
        </w:tabs>
        <w:ind w:left="840" w:hanging="420"/>
      </w:pPr>
      <w:rPr>
        <w:rFonts w:ascii="Wingdings" w:hAnsi="Wingdings" w:hint="default"/>
      </w:rPr>
    </w:lvl>
    <w:lvl w:ilvl="1">
      <w:start w:val="1"/>
      <w:numFmt w:val="decimal"/>
      <w:lvlText w:val="%1.%2"/>
      <w:lvlJc w:val="left"/>
      <w:pPr>
        <w:tabs>
          <w:tab w:val="num" w:pos="996"/>
        </w:tabs>
        <w:ind w:left="996" w:hanging="576"/>
      </w:pPr>
    </w:lvl>
    <w:lvl w:ilvl="2">
      <w:start w:val="1"/>
      <w:numFmt w:val="decimal"/>
      <w:lvlText w:val="%1.%2.%3"/>
      <w:lvlJc w:val="left"/>
      <w:pPr>
        <w:tabs>
          <w:tab w:val="num" w:pos="1140"/>
        </w:tabs>
        <w:ind w:left="1140" w:hanging="720"/>
      </w:pPr>
    </w:lvl>
    <w:lvl w:ilvl="3">
      <w:start w:val="1"/>
      <w:numFmt w:val="decimal"/>
      <w:lvlText w:val="%1.%2.%3.%4"/>
      <w:lvlJc w:val="left"/>
      <w:pPr>
        <w:tabs>
          <w:tab w:val="num" w:pos="1284"/>
        </w:tabs>
        <w:ind w:left="1284" w:hanging="864"/>
      </w:pPr>
    </w:lvl>
    <w:lvl w:ilvl="4">
      <w:start w:val="1"/>
      <w:numFmt w:val="decimal"/>
      <w:lvlText w:val="%1.%2.%3.%4.%5"/>
      <w:lvlJc w:val="left"/>
      <w:pPr>
        <w:tabs>
          <w:tab w:val="num" w:pos="1428"/>
        </w:tabs>
        <w:ind w:left="1428" w:hanging="1008"/>
      </w:pPr>
    </w:lvl>
    <w:lvl w:ilvl="5">
      <w:start w:val="1"/>
      <w:numFmt w:val="decimal"/>
      <w:lvlText w:val="%1.%2.%3.%4.%5.%6"/>
      <w:lvlJc w:val="left"/>
      <w:pPr>
        <w:tabs>
          <w:tab w:val="num" w:pos="1572"/>
        </w:tabs>
        <w:ind w:left="1572" w:hanging="1152"/>
      </w:pPr>
    </w:lvl>
    <w:lvl w:ilvl="6">
      <w:start w:val="1"/>
      <w:numFmt w:val="decimal"/>
      <w:lvlText w:val="%1.%2.%3.%4.%5.%6.%7"/>
      <w:lvlJc w:val="left"/>
      <w:pPr>
        <w:tabs>
          <w:tab w:val="num" w:pos="1716"/>
        </w:tabs>
        <w:ind w:left="1716" w:hanging="1296"/>
      </w:pPr>
    </w:lvl>
    <w:lvl w:ilvl="7">
      <w:start w:val="1"/>
      <w:numFmt w:val="decimal"/>
      <w:lvlText w:val="%1.%2.%3.%4.%5.%6.%7.%8"/>
      <w:lvlJc w:val="left"/>
      <w:pPr>
        <w:tabs>
          <w:tab w:val="num" w:pos="1860"/>
        </w:tabs>
        <w:ind w:left="1860" w:hanging="1440"/>
      </w:pPr>
    </w:lvl>
    <w:lvl w:ilvl="8">
      <w:start w:val="1"/>
      <w:numFmt w:val="decimal"/>
      <w:lvlText w:val="%1.%2.%3.%4.%5.%6.%7.%8.%9"/>
      <w:lvlJc w:val="left"/>
      <w:pPr>
        <w:tabs>
          <w:tab w:val="num" w:pos="2004"/>
        </w:tabs>
        <w:ind w:left="2004" w:hanging="1584"/>
      </w:pPr>
    </w:lvl>
  </w:abstractNum>
  <w:abstractNum w:abstractNumId="24" w15:restartNumberingAfterBreak="0">
    <w:nsid w:val="7C8248EE"/>
    <w:multiLevelType w:val="hybridMultilevel"/>
    <w:tmpl w:val="245E98F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738747393">
    <w:abstractNumId w:val="23"/>
  </w:num>
  <w:num w:numId="2" w16cid:durableId="641618019">
    <w:abstractNumId w:val="17"/>
  </w:num>
  <w:num w:numId="3" w16cid:durableId="2022967102">
    <w:abstractNumId w:val="11"/>
  </w:num>
  <w:num w:numId="4" w16cid:durableId="629436187">
    <w:abstractNumId w:val="5"/>
  </w:num>
  <w:num w:numId="5" w16cid:durableId="285544021">
    <w:abstractNumId w:val="0"/>
  </w:num>
  <w:num w:numId="6" w16cid:durableId="1811821080">
    <w:abstractNumId w:val="7"/>
  </w:num>
  <w:num w:numId="7" w16cid:durableId="914364833">
    <w:abstractNumId w:val="21"/>
  </w:num>
  <w:num w:numId="8" w16cid:durableId="1547908575">
    <w:abstractNumId w:val="13"/>
  </w:num>
  <w:num w:numId="9" w16cid:durableId="500969302">
    <w:abstractNumId w:val="9"/>
  </w:num>
  <w:num w:numId="10" w16cid:durableId="1495611615">
    <w:abstractNumId w:val="1"/>
  </w:num>
  <w:num w:numId="11" w16cid:durableId="2112164552">
    <w:abstractNumId w:val="10"/>
  </w:num>
  <w:num w:numId="12" w16cid:durableId="1327904139">
    <w:abstractNumId w:val="24"/>
  </w:num>
  <w:num w:numId="13" w16cid:durableId="818886525">
    <w:abstractNumId w:val="15"/>
  </w:num>
  <w:num w:numId="14" w16cid:durableId="320351027">
    <w:abstractNumId w:val="14"/>
  </w:num>
  <w:num w:numId="15" w16cid:durableId="1150025738">
    <w:abstractNumId w:val="22"/>
  </w:num>
  <w:num w:numId="16" w16cid:durableId="1256669562">
    <w:abstractNumId w:val="20"/>
  </w:num>
  <w:num w:numId="17" w16cid:durableId="1864827964">
    <w:abstractNumId w:val="6"/>
  </w:num>
  <w:num w:numId="18" w16cid:durableId="835606700">
    <w:abstractNumId w:val="3"/>
  </w:num>
  <w:num w:numId="19" w16cid:durableId="1461655170">
    <w:abstractNumId w:val="2"/>
  </w:num>
  <w:num w:numId="20" w16cid:durableId="1733232002">
    <w:abstractNumId w:val="18"/>
  </w:num>
  <w:num w:numId="21" w16cid:durableId="549221546">
    <w:abstractNumId w:val="16"/>
  </w:num>
  <w:num w:numId="22" w16cid:durableId="161166049">
    <w:abstractNumId w:val="4"/>
  </w:num>
  <w:num w:numId="23" w16cid:durableId="115998826">
    <w:abstractNumId w:val="8"/>
  </w:num>
  <w:num w:numId="24" w16cid:durableId="1841192749">
    <w:abstractNumId w:val="19"/>
  </w:num>
  <w:num w:numId="25" w16cid:durableId="117919476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an LIU">
    <w15:presenceInfo w15:providerId="AD" w15:userId="S::jian1liu@polyu.edu.hk::4bb96042-a8d0-4454-9a36-777991b0493f"/>
  </w15:person>
  <w15:person w15:author="steven Yang">
    <w15:presenceInfo w15:providerId="Windows Live" w15:userId="ea8ad920214becac"/>
  </w15:person>
  <w15:person w15:author="BC Yang">
    <w15:presenceInfo w15:providerId="Windows Live" w15:userId="ea8ad920214bec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EwMzA3NDY0NTY0NzFW0lEKTi0uzszPAykwrgUAd7PtniwAAAA="/>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9tp0dwxoratdoetd23vssw95weezw2xdtfd&quot;&gt;UD-KF&lt;record-ids&gt;&lt;item&gt;641&lt;/item&gt;&lt;item&gt;642&lt;/item&gt;&lt;item&gt;643&lt;/item&gt;&lt;item&gt;644&lt;/item&gt;&lt;item&gt;645&lt;/item&gt;&lt;item&gt;646&lt;/item&gt;&lt;item&gt;647&lt;/item&gt;&lt;item&gt;825&lt;/item&gt;&lt;item&gt;826&lt;/item&gt;&lt;item&gt;827&lt;/item&gt;&lt;/record-ids&gt;&lt;/item&gt;&lt;/Libraries&gt;"/>
  </w:docVars>
  <w:rsids>
    <w:rsidRoot w:val="00A72607"/>
    <w:rsid w:val="00004588"/>
    <w:rsid w:val="000065C7"/>
    <w:rsid w:val="00006CEC"/>
    <w:rsid w:val="00007A35"/>
    <w:rsid w:val="00010AD0"/>
    <w:rsid w:val="00010CB7"/>
    <w:rsid w:val="00012BF0"/>
    <w:rsid w:val="0001375C"/>
    <w:rsid w:val="0001432B"/>
    <w:rsid w:val="0001620B"/>
    <w:rsid w:val="00017249"/>
    <w:rsid w:val="00017F55"/>
    <w:rsid w:val="000213F0"/>
    <w:rsid w:val="0002277B"/>
    <w:rsid w:val="000235B9"/>
    <w:rsid w:val="000237FC"/>
    <w:rsid w:val="00025E6E"/>
    <w:rsid w:val="000272CD"/>
    <w:rsid w:val="00027FD0"/>
    <w:rsid w:val="00030949"/>
    <w:rsid w:val="00030C1F"/>
    <w:rsid w:val="00031FA7"/>
    <w:rsid w:val="00034418"/>
    <w:rsid w:val="00035FC9"/>
    <w:rsid w:val="000365E8"/>
    <w:rsid w:val="00037C23"/>
    <w:rsid w:val="00037D51"/>
    <w:rsid w:val="0004155F"/>
    <w:rsid w:val="0004209E"/>
    <w:rsid w:val="00042D86"/>
    <w:rsid w:val="00043F97"/>
    <w:rsid w:val="00044416"/>
    <w:rsid w:val="0004655F"/>
    <w:rsid w:val="00046C01"/>
    <w:rsid w:val="00050E06"/>
    <w:rsid w:val="000519E0"/>
    <w:rsid w:val="00051D72"/>
    <w:rsid w:val="00052BFA"/>
    <w:rsid w:val="00052ECC"/>
    <w:rsid w:val="00054683"/>
    <w:rsid w:val="00056065"/>
    <w:rsid w:val="0005625C"/>
    <w:rsid w:val="00057609"/>
    <w:rsid w:val="0006105D"/>
    <w:rsid w:val="0006498E"/>
    <w:rsid w:val="00065339"/>
    <w:rsid w:val="00065532"/>
    <w:rsid w:val="00066E86"/>
    <w:rsid w:val="0006786A"/>
    <w:rsid w:val="00067952"/>
    <w:rsid w:val="00071E96"/>
    <w:rsid w:val="000732D7"/>
    <w:rsid w:val="00076595"/>
    <w:rsid w:val="00076902"/>
    <w:rsid w:val="00080B87"/>
    <w:rsid w:val="000833D3"/>
    <w:rsid w:val="00083534"/>
    <w:rsid w:val="00084DF6"/>
    <w:rsid w:val="0008536D"/>
    <w:rsid w:val="0009217D"/>
    <w:rsid w:val="0009489C"/>
    <w:rsid w:val="00094C43"/>
    <w:rsid w:val="00096D01"/>
    <w:rsid w:val="00096F49"/>
    <w:rsid w:val="000A05C3"/>
    <w:rsid w:val="000A1B67"/>
    <w:rsid w:val="000A6DE7"/>
    <w:rsid w:val="000B097D"/>
    <w:rsid w:val="000B1873"/>
    <w:rsid w:val="000B3DA0"/>
    <w:rsid w:val="000B45E7"/>
    <w:rsid w:val="000B5C88"/>
    <w:rsid w:val="000B7065"/>
    <w:rsid w:val="000C0DEE"/>
    <w:rsid w:val="000C1BD9"/>
    <w:rsid w:val="000C1E2B"/>
    <w:rsid w:val="000C2A66"/>
    <w:rsid w:val="000C47B6"/>
    <w:rsid w:val="000D0844"/>
    <w:rsid w:val="000D11C0"/>
    <w:rsid w:val="000D165A"/>
    <w:rsid w:val="000D23C6"/>
    <w:rsid w:val="000D2C38"/>
    <w:rsid w:val="000D3D22"/>
    <w:rsid w:val="000D407A"/>
    <w:rsid w:val="000D6A53"/>
    <w:rsid w:val="000E0847"/>
    <w:rsid w:val="000E0EE8"/>
    <w:rsid w:val="000E2302"/>
    <w:rsid w:val="000E26D9"/>
    <w:rsid w:val="000E5D38"/>
    <w:rsid w:val="000E6709"/>
    <w:rsid w:val="000E7049"/>
    <w:rsid w:val="000E73C3"/>
    <w:rsid w:val="000E7B0F"/>
    <w:rsid w:val="000F0C9A"/>
    <w:rsid w:val="000F0E43"/>
    <w:rsid w:val="000F1656"/>
    <w:rsid w:val="000F172A"/>
    <w:rsid w:val="000F21E6"/>
    <w:rsid w:val="000F2215"/>
    <w:rsid w:val="000F2860"/>
    <w:rsid w:val="000F2CA5"/>
    <w:rsid w:val="000F4D0F"/>
    <w:rsid w:val="000F6ED8"/>
    <w:rsid w:val="000F782C"/>
    <w:rsid w:val="000F7F1B"/>
    <w:rsid w:val="00104A67"/>
    <w:rsid w:val="00106F68"/>
    <w:rsid w:val="00110A49"/>
    <w:rsid w:val="0011403D"/>
    <w:rsid w:val="001142DE"/>
    <w:rsid w:val="00115C78"/>
    <w:rsid w:val="001172A0"/>
    <w:rsid w:val="0011785E"/>
    <w:rsid w:val="00117BE5"/>
    <w:rsid w:val="00121779"/>
    <w:rsid w:val="00125245"/>
    <w:rsid w:val="00126276"/>
    <w:rsid w:val="00126858"/>
    <w:rsid w:val="0013397D"/>
    <w:rsid w:val="00134174"/>
    <w:rsid w:val="00134ECC"/>
    <w:rsid w:val="00134F56"/>
    <w:rsid w:val="0013733D"/>
    <w:rsid w:val="0014278E"/>
    <w:rsid w:val="00142C0D"/>
    <w:rsid w:val="00142C67"/>
    <w:rsid w:val="0014324B"/>
    <w:rsid w:val="00143785"/>
    <w:rsid w:val="00143A3F"/>
    <w:rsid w:val="00145E9E"/>
    <w:rsid w:val="001549F1"/>
    <w:rsid w:val="00155BAD"/>
    <w:rsid w:val="00161221"/>
    <w:rsid w:val="00161B2D"/>
    <w:rsid w:val="00161F03"/>
    <w:rsid w:val="00162786"/>
    <w:rsid w:val="00163EDB"/>
    <w:rsid w:val="0016470B"/>
    <w:rsid w:val="0016495D"/>
    <w:rsid w:val="00165DE9"/>
    <w:rsid w:val="0016662B"/>
    <w:rsid w:val="0016765A"/>
    <w:rsid w:val="00171263"/>
    <w:rsid w:val="00171E8C"/>
    <w:rsid w:val="0017381D"/>
    <w:rsid w:val="00176B67"/>
    <w:rsid w:val="001772F2"/>
    <w:rsid w:val="001777FB"/>
    <w:rsid w:val="00180DC4"/>
    <w:rsid w:val="00182EA4"/>
    <w:rsid w:val="00184F31"/>
    <w:rsid w:val="001851EB"/>
    <w:rsid w:val="001854BA"/>
    <w:rsid w:val="001869B5"/>
    <w:rsid w:val="00186CC4"/>
    <w:rsid w:val="00186D25"/>
    <w:rsid w:val="001871E8"/>
    <w:rsid w:val="00187254"/>
    <w:rsid w:val="0018794F"/>
    <w:rsid w:val="00191483"/>
    <w:rsid w:val="00192A1C"/>
    <w:rsid w:val="0019384E"/>
    <w:rsid w:val="00195799"/>
    <w:rsid w:val="00195C92"/>
    <w:rsid w:val="0019600A"/>
    <w:rsid w:val="001A108F"/>
    <w:rsid w:val="001A5D38"/>
    <w:rsid w:val="001B0900"/>
    <w:rsid w:val="001B0CEF"/>
    <w:rsid w:val="001B0E4A"/>
    <w:rsid w:val="001B1B46"/>
    <w:rsid w:val="001B2838"/>
    <w:rsid w:val="001B2AF1"/>
    <w:rsid w:val="001C0114"/>
    <w:rsid w:val="001C0BAF"/>
    <w:rsid w:val="001C1F71"/>
    <w:rsid w:val="001C27E6"/>
    <w:rsid w:val="001C5D23"/>
    <w:rsid w:val="001C6719"/>
    <w:rsid w:val="001D004D"/>
    <w:rsid w:val="001D1415"/>
    <w:rsid w:val="001D19EF"/>
    <w:rsid w:val="001D275B"/>
    <w:rsid w:val="001D285C"/>
    <w:rsid w:val="001D3448"/>
    <w:rsid w:val="001D3591"/>
    <w:rsid w:val="001D6895"/>
    <w:rsid w:val="001E03D7"/>
    <w:rsid w:val="001E0E58"/>
    <w:rsid w:val="001E0ECB"/>
    <w:rsid w:val="001E2629"/>
    <w:rsid w:val="001E484E"/>
    <w:rsid w:val="001E4BFF"/>
    <w:rsid w:val="001E52DC"/>
    <w:rsid w:val="001E5DAB"/>
    <w:rsid w:val="001E6ECA"/>
    <w:rsid w:val="001F0887"/>
    <w:rsid w:val="001F0ED5"/>
    <w:rsid w:val="001F11F4"/>
    <w:rsid w:val="001F16BE"/>
    <w:rsid w:val="001F17F4"/>
    <w:rsid w:val="001F1AE4"/>
    <w:rsid w:val="001F1E39"/>
    <w:rsid w:val="001F32D7"/>
    <w:rsid w:val="001F3A0D"/>
    <w:rsid w:val="001F44D3"/>
    <w:rsid w:val="001F496E"/>
    <w:rsid w:val="001F4B51"/>
    <w:rsid w:val="001F4F00"/>
    <w:rsid w:val="001F55AE"/>
    <w:rsid w:val="001F6AAE"/>
    <w:rsid w:val="001F6DDC"/>
    <w:rsid w:val="001F6EAB"/>
    <w:rsid w:val="001F76D5"/>
    <w:rsid w:val="00200CA7"/>
    <w:rsid w:val="00200DE0"/>
    <w:rsid w:val="00201423"/>
    <w:rsid w:val="00201AC2"/>
    <w:rsid w:val="00201ADA"/>
    <w:rsid w:val="00201D02"/>
    <w:rsid w:val="00202B6F"/>
    <w:rsid w:val="002049AC"/>
    <w:rsid w:val="002057AD"/>
    <w:rsid w:val="00206DFD"/>
    <w:rsid w:val="00207165"/>
    <w:rsid w:val="002132AE"/>
    <w:rsid w:val="00215141"/>
    <w:rsid w:val="002152CD"/>
    <w:rsid w:val="00215DD4"/>
    <w:rsid w:val="002172D0"/>
    <w:rsid w:val="00217A16"/>
    <w:rsid w:val="00220DB4"/>
    <w:rsid w:val="002212C0"/>
    <w:rsid w:val="00221B68"/>
    <w:rsid w:val="002229E8"/>
    <w:rsid w:val="00227EFF"/>
    <w:rsid w:val="00230DB8"/>
    <w:rsid w:val="0023250A"/>
    <w:rsid w:val="002326EB"/>
    <w:rsid w:val="002333D4"/>
    <w:rsid w:val="002346F8"/>
    <w:rsid w:val="002369F7"/>
    <w:rsid w:val="00237A8D"/>
    <w:rsid w:val="00241CD0"/>
    <w:rsid w:val="00242226"/>
    <w:rsid w:val="00242F7B"/>
    <w:rsid w:val="00243968"/>
    <w:rsid w:val="0024649E"/>
    <w:rsid w:val="00250B65"/>
    <w:rsid w:val="00250F65"/>
    <w:rsid w:val="00253AFE"/>
    <w:rsid w:val="00253C8D"/>
    <w:rsid w:val="002548B5"/>
    <w:rsid w:val="0025507B"/>
    <w:rsid w:val="0025514C"/>
    <w:rsid w:val="00257248"/>
    <w:rsid w:val="00257604"/>
    <w:rsid w:val="00260DA8"/>
    <w:rsid w:val="00262753"/>
    <w:rsid w:val="00262DE1"/>
    <w:rsid w:val="00262F0A"/>
    <w:rsid w:val="00263C00"/>
    <w:rsid w:val="00264F92"/>
    <w:rsid w:val="002659DF"/>
    <w:rsid w:val="00266618"/>
    <w:rsid w:val="00267619"/>
    <w:rsid w:val="00267CE0"/>
    <w:rsid w:val="00270491"/>
    <w:rsid w:val="002708C8"/>
    <w:rsid w:val="002713FD"/>
    <w:rsid w:val="00273A22"/>
    <w:rsid w:val="002749F0"/>
    <w:rsid w:val="00275861"/>
    <w:rsid w:val="00275936"/>
    <w:rsid w:val="00276312"/>
    <w:rsid w:val="00276768"/>
    <w:rsid w:val="002768B6"/>
    <w:rsid w:val="0027694E"/>
    <w:rsid w:val="00280645"/>
    <w:rsid w:val="002818A1"/>
    <w:rsid w:val="00282BB6"/>
    <w:rsid w:val="00282DDF"/>
    <w:rsid w:val="00283226"/>
    <w:rsid w:val="00283BAB"/>
    <w:rsid w:val="00287AF2"/>
    <w:rsid w:val="00290A28"/>
    <w:rsid w:val="00293341"/>
    <w:rsid w:val="002938C5"/>
    <w:rsid w:val="00295E32"/>
    <w:rsid w:val="002A0AAC"/>
    <w:rsid w:val="002A172F"/>
    <w:rsid w:val="002A2476"/>
    <w:rsid w:val="002A25D8"/>
    <w:rsid w:val="002A2895"/>
    <w:rsid w:val="002A40C4"/>
    <w:rsid w:val="002A6C79"/>
    <w:rsid w:val="002A6E92"/>
    <w:rsid w:val="002A799C"/>
    <w:rsid w:val="002B1058"/>
    <w:rsid w:val="002B1182"/>
    <w:rsid w:val="002B12FD"/>
    <w:rsid w:val="002B4188"/>
    <w:rsid w:val="002B49AE"/>
    <w:rsid w:val="002B517A"/>
    <w:rsid w:val="002B7B04"/>
    <w:rsid w:val="002B7C40"/>
    <w:rsid w:val="002B7F22"/>
    <w:rsid w:val="002C304A"/>
    <w:rsid w:val="002C3F54"/>
    <w:rsid w:val="002C49CB"/>
    <w:rsid w:val="002C4EDC"/>
    <w:rsid w:val="002C5A63"/>
    <w:rsid w:val="002C5D13"/>
    <w:rsid w:val="002C6FA4"/>
    <w:rsid w:val="002D0910"/>
    <w:rsid w:val="002D1B92"/>
    <w:rsid w:val="002D284B"/>
    <w:rsid w:val="002D5276"/>
    <w:rsid w:val="002D5BBF"/>
    <w:rsid w:val="002D5C61"/>
    <w:rsid w:val="002D7DDB"/>
    <w:rsid w:val="002E02DD"/>
    <w:rsid w:val="002E1D25"/>
    <w:rsid w:val="002E2B60"/>
    <w:rsid w:val="002E2CF1"/>
    <w:rsid w:val="002E3A69"/>
    <w:rsid w:val="002E4A98"/>
    <w:rsid w:val="002E4E1F"/>
    <w:rsid w:val="002E54B5"/>
    <w:rsid w:val="002E5D36"/>
    <w:rsid w:val="002E6B43"/>
    <w:rsid w:val="002E71CB"/>
    <w:rsid w:val="002E742E"/>
    <w:rsid w:val="002F09D0"/>
    <w:rsid w:val="002F325D"/>
    <w:rsid w:val="002F347F"/>
    <w:rsid w:val="002F51A0"/>
    <w:rsid w:val="002F5919"/>
    <w:rsid w:val="002F6E39"/>
    <w:rsid w:val="002F7664"/>
    <w:rsid w:val="002F7DD5"/>
    <w:rsid w:val="003000DE"/>
    <w:rsid w:val="003004E7"/>
    <w:rsid w:val="00301BCB"/>
    <w:rsid w:val="00302623"/>
    <w:rsid w:val="00303D2B"/>
    <w:rsid w:val="00304F88"/>
    <w:rsid w:val="003057F6"/>
    <w:rsid w:val="00306B5F"/>
    <w:rsid w:val="003072E1"/>
    <w:rsid w:val="003101EB"/>
    <w:rsid w:val="0031278E"/>
    <w:rsid w:val="0031331A"/>
    <w:rsid w:val="00313996"/>
    <w:rsid w:val="00313E2A"/>
    <w:rsid w:val="00315233"/>
    <w:rsid w:val="003159D2"/>
    <w:rsid w:val="00315D07"/>
    <w:rsid w:val="0031681D"/>
    <w:rsid w:val="00316ADF"/>
    <w:rsid w:val="00316AFF"/>
    <w:rsid w:val="003176F9"/>
    <w:rsid w:val="003202F4"/>
    <w:rsid w:val="00321ED5"/>
    <w:rsid w:val="003225BC"/>
    <w:rsid w:val="00322E42"/>
    <w:rsid w:val="00323528"/>
    <w:rsid w:val="0032581E"/>
    <w:rsid w:val="00325944"/>
    <w:rsid w:val="00325B44"/>
    <w:rsid w:val="00330793"/>
    <w:rsid w:val="003309F9"/>
    <w:rsid w:val="00331333"/>
    <w:rsid w:val="00332619"/>
    <w:rsid w:val="00333428"/>
    <w:rsid w:val="00334B5D"/>
    <w:rsid w:val="00334D48"/>
    <w:rsid w:val="00334FA8"/>
    <w:rsid w:val="00335DAE"/>
    <w:rsid w:val="0034004A"/>
    <w:rsid w:val="00340A88"/>
    <w:rsid w:val="0034285F"/>
    <w:rsid w:val="003457FC"/>
    <w:rsid w:val="00345CE5"/>
    <w:rsid w:val="00347186"/>
    <w:rsid w:val="0034773D"/>
    <w:rsid w:val="00350164"/>
    <w:rsid w:val="003507B8"/>
    <w:rsid w:val="00350861"/>
    <w:rsid w:val="003508FF"/>
    <w:rsid w:val="00350A02"/>
    <w:rsid w:val="00350C43"/>
    <w:rsid w:val="00350F51"/>
    <w:rsid w:val="00351818"/>
    <w:rsid w:val="00351AC4"/>
    <w:rsid w:val="00351DE5"/>
    <w:rsid w:val="00352BCE"/>
    <w:rsid w:val="00352F86"/>
    <w:rsid w:val="00355DA5"/>
    <w:rsid w:val="00362A8E"/>
    <w:rsid w:val="00362C44"/>
    <w:rsid w:val="00363AEB"/>
    <w:rsid w:val="0036418C"/>
    <w:rsid w:val="00365D8B"/>
    <w:rsid w:val="0036681C"/>
    <w:rsid w:val="00370818"/>
    <w:rsid w:val="003721AF"/>
    <w:rsid w:val="003726AD"/>
    <w:rsid w:val="00373537"/>
    <w:rsid w:val="00374C7B"/>
    <w:rsid w:val="0037504F"/>
    <w:rsid w:val="00375D46"/>
    <w:rsid w:val="00376CF6"/>
    <w:rsid w:val="00383733"/>
    <w:rsid w:val="00383E65"/>
    <w:rsid w:val="003851C6"/>
    <w:rsid w:val="0038706F"/>
    <w:rsid w:val="00390160"/>
    <w:rsid w:val="00390C44"/>
    <w:rsid w:val="00391421"/>
    <w:rsid w:val="00391429"/>
    <w:rsid w:val="003922C2"/>
    <w:rsid w:val="003931AF"/>
    <w:rsid w:val="00393504"/>
    <w:rsid w:val="00397CD8"/>
    <w:rsid w:val="003A01E3"/>
    <w:rsid w:val="003A0A89"/>
    <w:rsid w:val="003A0B44"/>
    <w:rsid w:val="003A0F2B"/>
    <w:rsid w:val="003A6C33"/>
    <w:rsid w:val="003A6F3E"/>
    <w:rsid w:val="003A740E"/>
    <w:rsid w:val="003B060E"/>
    <w:rsid w:val="003B0F30"/>
    <w:rsid w:val="003B21AA"/>
    <w:rsid w:val="003B2A0E"/>
    <w:rsid w:val="003B4776"/>
    <w:rsid w:val="003B61B9"/>
    <w:rsid w:val="003C06AB"/>
    <w:rsid w:val="003C2000"/>
    <w:rsid w:val="003C3637"/>
    <w:rsid w:val="003C48C3"/>
    <w:rsid w:val="003C491A"/>
    <w:rsid w:val="003C5709"/>
    <w:rsid w:val="003C5AE0"/>
    <w:rsid w:val="003C6939"/>
    <w:rsid w:val="003C7834"/>
    <w:rsid w:val="003D1444"/>
    <w:rsid w:val="003D20BC"/>
    <w:rsid w:val="003D2220"/>
    <w:rsid w:val="003D223E"/>
    <w:rsid w:val="003D3D2C"/>
    <w:rsid w:val="003D48D8"/>
    <w:rsid w:val="003D4B20"/>
    <w:rsid w:val="003D4C62"/>
    <w:rsid w:val="003D4C64"/>
    <w:rsid w:val="003D6E10"/>
    <w:rsid w:val="003D7FA3"/>
    <w:rsid w:val="003E031F"/>
    <w:rsid w:val="003E1B69"/>
    <w:rsid w:val="003E1F9F"/>
    <w:rsid w:val="003E272D"/>
    <w:rsid w:val="003E48F9"/>
    <w:rsid w:val="003F0011"/>
    <w:rsid w:val="003F04F3"/>
    <w:rsid w:val="003F0F40"/>
    <w:rsid w:val="003F1669"/>
    <w:rsid w:val="003F6EE7"/>
    <w:rsid w:val="003F75AD"/>
    <w:rsid w:val="00400978"/>
    <w:rsid w:val="00400D79"/>
    <w:rsid w:val="00401D05"/>
    <w:rsid w:val="004022F5"/>
    <w:rsid w:val="00405652"/>
    <w:rsid w:val="004059D7"/>
    <w:rsid w:val="004059EA"/>
    <w:rsid w:val="00405A21"/>
    <w:rsid w:val="00406656"/>
    <w:rsid w:val="00407834"/>
    <w:rsid w:val="00407A0F"/>
    <w:rsid w:val="00411883"/>
    <w:rsid w:val="00411B83"/>
    <w:rsid w:val="00412F0F"/>
    <w:rsid w:val="004130FF"/>
    <w:rsid w:val="004146F2"/>
    <w:rsid w:val="004148DE"/>
    <w:rsid w:val="00415ECE"/>
    <w:rsid w:val="004170AA"/>
    <w:rsid w:val="004171C1"/>
    <w:rsid w:val="00421DCC"/>
    <w:rsid w:val="004231E3"/>
    <w:rsid w:val="004235D3"/>
    <w:rsid w:val="00423FFD"/>
    <w:rsid w:val="00431B98"/>
    <w:rsid w:val="00432C1C"/>
    <w:rsid w:val="0043305E"/>
    <w:rsid w:val="004348E7"/>
    <w:rsid w:val="00436B84"/>
    <w:rsid w:val="00440880"/>
    <w:rsid w:val="004428B3"/>
    <w:rsid w:val="00442AEE"/>
    <w:rsid w:val="00443219"/>
    <w:rsid w:val="00443422"/>
    <w:rsid w:val="00444102"/>
    <w:rsid w:val="00444114"/>
    <w:rsid w:val="004465C2"/>
    <w:rsid w:val="004500EB"/>
    <w:rsid w:val="00450178"/>
    <w:rsid w:val="004514F3"/>
    <w:rsid w:val="00451F51"/>
    <w:rsid w:val="00452C69"/>
    <w:rsid w:val="00454889"/>
    <w:rsid w:val="00454A1A"/>
    <w:rsid w:val="004576F7"/>
    <w:rsid w:val="004615F6"/>
    <w:rsid w:val="00462670"/>
    <w:rsid w:val="0046442F"/>
    <w:rsid w:val="00465D0B"/>
    <w:rsid w:val="00465FFB"/>
    <w:rsid w:val="004667AB"/>
    <w:rsid w:val="00467226"/>
    <w:rsid w:val="00471126"/>
    <w:rsid w:val="004724AE"/>
    <w:rsid w:val="00473025"/>
    <w:rsid w:val="004730A4"/>
    <w:rsid w:val="00474A24"/>
    <w:rsid w:val="00474F2F"/>
    <w:rsid w:val="00475ACA"/>
    <w:rsid w:val="00475DCE"/>
    <w:rsid w:val="00481912"/>
    <w:rsid w:val="00481E36"/>
    <w:rsid w:val="00481F05"/>
    <w:rsid w:val="004843C7"/>
    <w:rsid w:val="00484E36"/>
    <w:rsid w:val="00485726"/>
    <w:rsid w:val="004874B1"/>
    <w:rsid w:val="004877FB"/>
    <w:rsid w:val="00490D28"/>
    <w:rsid w:val="0049130D"/>
    <w:rsid w:val="0049295D"/>
    <w:rsid w:val="00494253"/>
    <w:rsid w:val="00494AE2"/>
    <w:rsid w:val="00494D54"/>
    <w:rsid w:val="00495071"/>
    <w:rsid w:val="0049594A"/>
    <w:rsid w:val="00496D2E"/>
    <w:rsid w:val="00497727"/>
    <w:rsid w:val="004A008D"/>
    <w:rsid w:val="004A07DB"/>
    <w:rsid w:val="004A18B2"/>
    <w:rsid w:val="004A2614"/>
    <w:rsid w:val="004A2C5F"/>
    <w:rsid w:val="004A35C3"/>
    <w:rsid w:val="004A3947"/>
    <w:rsid w:val="004A3D01"/>
    <w:rsid w:val="004A3F1B"/>
    <w:rsid w:val="004A4CC1"/>
    <w:rsid w:val="004A5A21"/>
    <w:rsid w:val="004A5A8F"/>
    <w:rsid w:val="004A5E8F"/>
    <w:rsid w:val="004B0254"/>
    <w:rsid w:val="004B09ED"/>
    <w:rsid w:val="004B170B"/>
    <w:rsid w:val="004B1C5D"/>
    <w:rsid w:val="004B20C7"/>
    <w:rsid w:val="004B2775"/>
    <w:rsid w:val="004B2BFA"/>
    <w:rsid w:val="004B2D66"/>
    <w:rsid w:val="004B34D7"/>
    <w:rsid w:val="004B4991"/>
    <w:rsid w:val="004B7B9A"/>
    <w:rsid w:val="004C1E60"/>
    <w:rsid w:val="004C2CA0"/>
    <w:rsid w:val="004C5272"/>
    <w:rsid w:val="004C7059"/>
    <w:rsid w:val="004D002F"/>
    <w:rsid w:val="004D0208"/>
    <w:rsid w:val="004D15E4"/>
    <w:rsid w:val="004D2353"/>
    <w:rsid w:val="004D2619"/>
    <w:rsid w:val="004D6598"/>
    <w:rsid w:val="004D6F11"/>
    <w:rsid w:val="004D748B"/>
    <w:rsid w:val="004E00B4"/>
    <w:rsid w:val="004E030F"/>
    <w:rsid w:val="004E06C1"/>
    <w:rsid w:val="004E1C6A"/>
    <w:rsid w:val="004E2035"/>
    <w:rsid w:val="004E21E6"/>
    <w:rsid w:val="004E31F2"/>
    <w:rsid w:val="004E36E9"/>
    <w:rsid w:val="004E50AD"/>
    <w:rsid w:val="004E5C70"/>
    <w:rsid w:val="004E61D2"/>
    <w:rsid w:val="004E6D39"/>
    <w:rsid w:val="004F02D3"/>
    <w:rsid w:val="004F0339"/>
    <w:rsid w:val="004F0504"/>
    <w:rsid w:val="004F0BD9"/>
    <w:rsid w:val="004F373D"/>
    <w:rsid w:val="004F4E52"/>
    <w:rsid w:val="004F6000"/>
    <w:rsid w:val="004F781B"/>
    <w:rsid w:val="0050047A"/>
    <w:rsid w:val="00501268"/>
    <w:rsid w:val="00501FD0"/>
    <w:rsid w:val="0050402B"/>
    <w:rsid w:val="005134A8"/>
    <w:rsid w:val="005137C6"/>
    <w:rsid w:val="00513A04"/>
    <w:rsid w:val="00513C65"/>
    <w:rsid w:val="00515A59"/>
    <w:rsid w:val="00517A20"/>
    <w:rsid w:val="00517BE9"/>
    <w:rsid w:val="005213E5"/>
    <w:rsid w:val="00523E5D"/>
    <w:rsid w:val="00523EC8"/>
    <w:rsid w:val="005257E0"/>
    <w:rsid w:val="00526D39"/>
    <w:rsid w:val="00530014"/>
    <w:rsid w:val="00530330"/>
    <w:rsid w:val="00530B35"/>
    <w:rsid w:val="005310A3"/>
    <w:rsid w:val="00531606"/>
    <w:rsid w:val="00531B18"/>
    <w:rsid w:val="00532803"/>
    <w:rsid w:val="005334DC"/>
    <w:rsid w:val="005335DF"/>
    <w:rsid w:val="00534877"/>
    <w:rsid w:val="005355A9"/>
    <w:rsid w:val="005365DD"/>
    <w:rsid w:val="00536DA3"/>
    <w:rsid w:val="00541252"/>
    <w:rsid w:val="005417F1"/>
    <w:rsid w:val="00543440"/>
    <w:rsid w:val="00544825"/>
    <w:rsid w:val="00545122"/>
    <w:rsid w:val="005457DE"/>
    <w:rsid w:val="00550504"/>
    <w:rsid w:val="00550B5A"/>
    <w:rsid w:val="005527FD"/>
    <w:rsid w:val="00553145"/>
    <w:rsid w:val="005558DE"/>
    <w:rsid w:val="00556443"/>
    <w:rsid w:val="005572C0"/>
    <w:rsid w:val="0056241A"/>
    <w:rsid w:val="005633B8"/>
    <w:rsid w:val="00564517"/>
    <w:rsid w:val="0056474D"/>
    <w:rsid w:val="00564E03"/>
    <w:rsid w:val="00566892"/>
    <w:rsid w:val="00571732"/>
    <w:rsid w:val="005726E1"/>
    <w:rsid w:val="005748A8"/>
    <w:rsid w:val="00574DAC"/>
    <w:rsid w:val="00574F31"/>
    <w:rsid w:val="0057755B"/>
    <w:rsid w:val="00577660"/>
    <w:rsid w:val="00577B53"/>
    <w:rsid w:val="0058014C"/>
    <w:rsid w:val="0058108D"/>
    <w:rsid w:val="00583440"/>
    <w:rsid w:val="005834B9"/>
    <w:rsid w:val="00584494"/>
    <w:rsid w:val="00585366"/>
    <w:rsid w:val="00585B7C"/>
    <w:rsid w:val="00585BBE"/>
    <w:rsid w:val="00586BAD"/>
    <w:rsid w:val="00590FA0"/>
    <w:rsid w:val="00593A89"/>
    <w:rsid w:val="005974FF"/>
    <w:rsid w:val="00597E06"/>
    <w:rsid w:val="005A0FFA"/>
    <w:rsid w:val="005A2084"/>
    <w:rsid w:val="005A2451"/>
    <w:rsid w:val="005A2D7D"/>
    <w:rsid w:val="005A349E"/>
    <w:rsid w:val="005A5635"/>
    <w:rsid w:val="005A598D"/>
    <w:rsid w:val="005A64A6"/>
    <w:rsid w:val="005A66CF"/>
    <w:rsid w:val="005A7090"/>
    <w:rsid w:val="005A7404"/>
    <w:rsid w:val="005A741B"/>
    <w:rsid w:val="005B0D44"/>
    <w:rsid w:val="005B121F"/>
    <w:rsid w:val="005B1385"/>
    <w:rsid w:val="005B15EB"/>
    <w:rsid w:val="005B2409"/>
    <w:rsid w:val="005B43E8"/>
    <w:rsid w:val="005B5125"/>
    <w:rsid w:val="005B770E"/>
    <w:rsid w:val="005C08B9"/>
    <w:rsid w:val="005C0F97"/>
    <w:rsid w:val="005C13BC"/>
    <w:rsid w:val="005C1F25"/>
    <w:rsid w:val="005C24A2"/>
    <w:rsid w:val="005C34BE"/>
    <w:rsid w:val="005C356B"/>
    <w:rsid w:val="005C41D2"/>
    <w:rsid w:val="005C42D4"/>
    <w:rsid w:val="005C4BAD"/>
    <w:rsid w:val="005C4E39"/>
    <w:rsid w:val="005C4E98"/>
    <w:rsid w:val="005C5A3B"/>
    <w:rsid w:val="005D00CB"/>
    <w:rsid w:val="005D3B53"/>
    <w:rsid w:val="005D7B98"/>
    <w:rsid w:val="005E00A6"/>
    <w:rsid w:val="005E24A0"/>
    <w:rsid w:val="005E2B86"/>
    <w:rsid w:val="005E2D8B"/>
    <w:rsid w:val="005E49F3"/>
    <w:rsid w:val="005E57CA"/>
    <w:rsid w:val="005E77F7"/>
    <w:rsid w:val="005F029E"/>
    <w:rsid w:val="005F222E"/>
    <w:rsid w:val="005F2375"/>
    <w:rsid w:val="005F2D4B"/>
    <w:rsid w:val="005F3BB7"/>
    <w:rsid w:val="005F3D4F"/>
    <w:rsid w:val="005F3F65"/>
    <w:rsid w:val="005F6AA3"/>
    <w:rsid w:val="005F7085"/>
    <w:rsid w:val="005F78D1"/>
    <w:rsid w:val="005F7E4B"/>
    <w:rsid w:val="0060005D"/>
    <w:rsid w:val="00600B6A"/>
    <w:rsid w:val="00601CBD"/>
    <w:rsid w:val="00602ECE"/>
    <w:rsid w:val="006030DB"/>
    <w:rsid w:val="00603C7F"/>
    <w:rsid w:val="00603D38"/>
    <w:rsid w:val="00604180"/>
    <w:rsid w:val="0060492A"/>
    <w:rsid w:val="0061096D"/>
    <w:rsid w:val="00611CD7"/>
    <w:rsid w:val="00611DB9"/>
    <w:rsid w:val="006141BB"/>
    <w:rsid w:val="0061722D"/>
    <w:rsid w:val="0062005A"/>
    <w:rsid w:val="006206D3"/>
    <w:rsid w:val="00621D5F"/>
    <w:rsid w:val="006220E5"/>
    <w:rsid w:val="00627223"/>
    <w:rsid w:val="006316BF"/>
    <w:rsid w:val="00631C72"/>
    <w:rsid w:val="006333F1"/>
    <w:rsid w:val="006355BD"/>
    <w:rsid w:val="00635776"/>
    <w:rsid w:val="00635FE9"/>
    <w:rsid w:val="0063769F"/>
    <w:rsid w:val="0063785B"/>
    <w:rsid w:val="00640A1A"/>
    <w:rsid w:val="00640C70"/>
    <w:rsid w:val="00643C41"/>
    <w:rsid w:val="00644632"/>
    <w:rsid w:val="00645DC8"/>
    <w:rsid w:val="0064625E"/>
    <w:rsid w:val="00646437"/>
    <w:rsid w:val="006471AD"/>
    <w:rsid w:val="00647565"/>
    <w:rsid w:val="00651118"/>
    <w:rsid w:val="006512A7"/>
    <w:rsid w:val="006512C4"/>
    <w:rsid w:val="00653C38"/>
    <w:rsid w:val="00653FCA"/>
    <w:rsid w:val="00654828"/>
    <w:rsid w:val="006556CC"/>
    <w:rsid w:val="00657384"/>
    <w:rsid w:val="0066072B"/>
    <w:rsid w:val="00660A3A"/>
    <w:rsid w:val="00660D32"/>
    <w:rsid w:val="006630F1"/>
    <w:rsid w:val="00663334"/>
    <w:rsid w:val="00663FF8"/>
    <w:rsid w:val="006645FC"/>
    <w:rsid w:val="00664B1C"/>
    <w:rsid w:val="006667A3"/>
    <w:rsid w:val="00666F3C"/>
    <w:rsid w:val="006705A6"/>
    <w:rsid w:val="00670E37"/>
    <w:rsid w:val="00670F2B"/>
    <w:rsid w:val="0067239D"/>
    <w:rsid w:val="00673E44"/>
    <w:rsid w:val="00676096"/>
    <w:rsid w:val="00676DC8"/>
    <w:rsid w:val="0068217A"/>
    <w:rsid w:val="006839A1"/>
    <w:rsid w:val="00683E03"/>
    <w:rsid w:val="00684B70"/>
    <w:rsid w:val="006853E0"/>
    <w:rsid w:val="00685653"/>
    <w:rsid w:val="006870EB"/>
    <w:rsid w:val="00691AEF"/>
    <w:rsid w:val="00691C9E"/>
    <w:rsid w:val="006924BD"/>
    <w:rsid w:val="00692552"/>
    <w:rsid w:val="00692F2F"/>
    <w:rsid w:val="00693373"/>
    <w:rsid w:val="00694810"/>
    <w:rsid w:val="00694C82"/>
    <w:rsid w:val="00696231"/>
    <w:rsid w:val="0069796D"/>
    <w:rsid w:val="006A295A"/>
    <w:rsid w:val="006A313E"/>
    <w:rsid w:val="006A326E"/>
    <w:rsid w:val="006A448F"/>
    <w:rsid w:val="006A5888"/>
    <w:rsid w:val="006A637D"/>
    <w:rsid w:val="006B23CB"/>
    <w:rsid w:val="006B3196"/>
    <w:rsid w:val="006B36F0"/>
    <w:rsid w:val="006B3AF0"/>
    <w:rsid w:val="006B455C"/>
    <w:rsid w:val="006B5CDD"/>
    <w:rsid w:val="006B5E96"/>
    <w:rsid w:val="006C13AB"/>
    <w:rsid w:val="006C7D31"/>
    <w:rsid w:val="006D04C6"/>
    <w:rsid w:val="006D1A9F"/>
    <w:rsid w:val="006D2A8A"/>
    <w:rsid w:val="006D38FD"/>
    <w:rsid w:val="006D49B6"/>
    <w:rsid w:val="006D5929"/>
    <w:rsid w:val="006D6579"/>
    <w:rsid w:val="006D6A5E"/>
    <w:rsid w:val="006D7BC8"/>
    <w:rsid w:val="006E0F10"/>
    <w:rsid w:val="006E1928"/>
    <w:rsid w:val="006E1B42"/>
    <w:rsid w:val="006E1C00"/>
    <w:rsid w:val="006E303C"/>
    <w:rsid w:val="006E3869"/>
    <w:rsid w:val="006E58C8"/>
    <w:rsid w:val="006E7535"/>
    <w:rsid w:val="006F134C"/>
    <w:rsid w:val="006F5848"/>
    <w:rsid w:val="006F59DF"/>
    <w:rsid w:val="006F678E"/>
    <w:rsid w:val="007033BF"/>
    <w:rsid w:val="00707393"/>
    <w:rsid w:val="00707660"/>
    <w:rsid w:val="00711804"/>
    <w:rsid w:val="00711D19"/>
    <w:rsid w:val="00712312"/>
    <w:rsid w:val="0071530D"/>
    <w:rsid w:val="00715D06"/>
    <w:rsid w:val="007205BE"/>
    <w:rsid w:val="00720A1B"/>
    <w:rsid w:val="00723413"/>
    <w:rsid w:val="00723E44"/>
    <w:rsid w:val="0072573A"/>
    <w:rsid w:val="00730771"/>
    <w:rsid w:val="0073165C"/>
    <w:rsid w:val="00731B18"/>
    <w:rsid w:val="00731BCE"/>
    <w:rsid w:val="007327A7"/>
    <w:rsid w:val="00733474"/>
    <w:rsid w:val="007353CC"/>
    <w:rsid w:val="00736E2F"/>
    <w:rsid w:val="007373BE"/>
    <w:rsid w:val="00741835"/>
    <w:rsid w:val="007422AA"/>
    <w:rsid w:val="007437F0"/>
    <w:rsid w:val="00743992"/>
    <w:rsid w:val="00744CB2"/>
    <w:rsid w:val="00745606"/>
    <w:rsid w:val="00745B31"/>
    <w:rsid w:val="00745C68"/>
    <w:rsid w:val="00746F02"/>
    <w:rsid w:val="007477C6"/>
    <w:rsid w:val="00747A3E"/>
    <w:rsid w:val="00750952"/>
    <w:rsid w:val="007520DC"/>
    <w:rsid w:val="00754933"/>
    <w:rsid w:val="00756D9E"/>
    <w:rsid w:val="00756F67"/>
    <w:rsid w:val="00760A5B"/>
    <w:rsid w:val="007618DB"/>
    <w:rsid w:val="00762213"/>
    <w:rsid w:val="0076328E"/>
    <w:rsid w:val="0076487A"/>
    <w:rsid w:val="007658FF"/>
    <w:rsid w:val="007669CB"/>
    <w:rsid w:val="00766F8E"/>
    <w:rsid w:val="007670F9"/>
    <w:rsid w:val="00767C14"/>
    <w:rsid w:val="00770085"/>
    <w:rsid w:val="00770C6C"/>
    <w:rsid w:val="00772FFD"/>
    <w:rsid w:val="00773896"/>
    <w:rsid w:val="00774C3C"/>
    <w:rsid w:val="00775E20"/>
    <w:rsid w:val="0078267E"/>
    <w:rsid w:val="007827C1"/>
    <w:rsid w:val="00783FB0"/>
    <w:rsid w:val="00783FE4"/>
    <w:rsid w:val="00784689"/>
    <w:rsid w:val="00784F82"/>
    <w:rsid w:val="00785FA6"/>
    <w:rsid w:val="007863A7"/>
    <w:rsid w:val="0078641E"/>
    <w:rsid w:val="00792CD2"/>
    <w:rsid w:val="00796770"/>
    <w:rsid w:val="00796B36"/>
    <w:rsid w:val="007A0086"/>
    <w:rsid w:val="007A03FA"/>
    <w:rsid w:val="007A0C3F"/>
    <w:rsid w:val="007A0CBE"/>
    <w:rsid w:val="007A1309"/>
    <w:rsid w:val="007A2940"/>
    <w:rsid w:val="007A3B42"/>
    <w:rsid w:val="007A3EFD"/>
    <w:rsid w:val="007A504D"/>
    <w:rsid w:val="007A5CEA"/>
    <w:rsid w:val="007B0EBC"/>
    <w:rsid w:val="007B3C0C"/>
    <w:rsid w:val="007B502D"/>
    <w:rsid w:val="007B5308"/>
    <w:rsid w:val="007B5405"/>
    <w:rsid w:val="007B5D0E"/>
    <w:rsid w:val="007B614E"/>
    <w:rsid w:val="007C0FF0"/>
    <w:rsid w:val="007C3554"/>
    <w:rsid w:val="007C41F0"/>
    <w:rsid w:val="007C453F"/>
    <w:rsid w:val="007C45BA"/>
    <w:rsid w:val="007C4C62"/>
    <w:rsid w:val="007C4F83"/>
    <w:rsid w:val="007C562A"/>
    <w:rsid w:val="007C5A07"/>
    <w:rsid w:val="007D1366"/>
    <w:rsid w:val="007D19D8"/>
    <w:rsid w:val="007D233B"/>
    <w:rsid w:val="007D25FF"/>
    <w:rsid w:val="007D30B3"/>
    <w:rsid w:val="007D4529"/>
    <w:rsid w:val="007D48E0"/>
    <w:rsid w:val="007D49C0"/>
    <w:rsid w:val="007D49C4"/>
    <w:rsid w:val="007D5B13"/>
    <w:rsid w:val="007D6292"/>
    <w:rsid w:val="007D6F42"/>
    <w:rsid w:val="007D71D0"/>
    <w:rsid w:val="007E0A8B"/>
    <w:rsid w:val="007E3363"/>
    <w:rsid w:val="007E3460"/>
    <w:rsid w:val="007F220F"/>
    <w:rsid w:val="007F337E"/>
    <w:rsid w:val="007F6511"/>
    <w:rsid w:val="007F71E9"/>
    <w:rsid w:val="007F7BB5"/>
    <w:rsid w:val="007F7E40"/>
    <w:rsid w:val="008001A6"/>
    <w:rsid w:val="00800E50"/>
    <w:rsid w:val="00802A6C"/>
    <w:rsid w:val="00803510"/>
    <w:rsid w:val="008047BA"/>
    <w:rsid w:val="00805665"/>
    <w:rsid w:val="00805AAE"/>
    <w:rsid w:val="008060D3"/>
    <w:rsid w:val="00811912"/>
    <w:rsid w:val="00812B9F"/>
    <w:rsid w:val="0081315B"/>
    <w:rsid w:val="00813F38"/>
    <w:rsid w:val="00814496"/>
    <w:rsid w:val="00814B03"/>
    <w:rsid w:val="008155F3"/>
    <w:rsid w:val="00817FFB"/>
    <w:rsid w:val="008227FE"/>
    <w:rsid w:val="008237E6"/>
    <w:rsid w:val="008256E2"/>
    <w:rsid w:val="00825EDA"/>
    <w:rsid w:val="00827AAE"/>
    <w:rsid w:val="00832C1B"/>
    <w:rsid w:val="008340BA"/>
    <w:rsid w:val="008344BD"/>
    <w:rsid w:val="00834A3C"/>
    <w:rsid w:val="00834B2C"/>
    <w:rsid w:val="00835C3C"/>
    <w:rsid w:val="00837547"/>
    <w:rsid w:val="00840B23"/>
    <w:rsid w:val="00841E0D"/>
    <w:rsid w:val="00842DC7"/>
    <w:rsid w:val="0084438B"/>
    <w:rsid w:val="00844DD4"/>
    <w:rsid w:val="00845056"/>
    <w:rsid w:val="008524AB"/>
    <w:rsid w:val="00852677"/>
    <w:rsid w:val="00852AF8"/>
    <w:rsid w:val="00855759"/>
    <w:rsid w:val="008576C9"/>
    <w:rsid w:val="008601E8"/>
    <w:rsid w:val="008616A0"/>
    <w:rsid w:val="00862152"/>
    <w:rsid w:val="0086244D"/>
    <w:rsid w:val="00862E57"/>
    <w:rsid w:val="00862E79"/>
    <w:rsid w:val="00862EB0"/>
    <w:rsid w:val="008638C9"/>
    <w:rsid w:val="008655A1"/>
    <w:rsid w:val="00866134"/>
    <w:rsid w:val="00867D2C"/>
    <w:rsid w:val="00870251"/>
    <w:rsid w:val="008735DB"/>
    <w:rsid w:val="008748F3"/>
    <w:rsid w:val="008767D9"/>
    <w:rsid w:val="00876A5C"/>
    <w:rsid w:val="008807D0"/>
    <w:rsid w:val="00883CD4"/>
    <w:rsid w:val="00883FC7"/>
    <w:rsid w:val="008848E4"/>
    <w:rsid w:val="00884AAB"/>
    <w:rsid w:val="00885F7F"/>
    <w:rsid w:val="00886281"/>
    <w:rsid w:val="0088641E"/>
    <w:rsid w:val="00886DF3"/>
    <w:rsid w:val="00890C42"/>
    <w:rsid w:val="00890DA0"/>
    <w:rsid w:val="00891338"/>
    <w:rsid w:val="008919AE"/>
    <w:rsid w:val="0089411F"/>
    <w:rsid w:val="0089505F"/>
    <w:rsid w:val="008968A4"/>
    <w:rsid w:val="00896E0B"/>
    <w:rsid w:val="008A1F14"/>
    <w:rsid w:val="008A2100"/>
    <w:rsid w:val="008A51B5"/>
    <w:rsid w:val="008B1A23"/>
    <w:rsid w:val="008B1B22"/>
    <w:rsid w:val="008B1B75"/>
    <w:rsid w:val="008B1D20"/>
    <w:rsid w:val="008B3611"/>
    <w:rsid w:val="008B6B51"/>
    <w:rsid w:val="008B7D8F"/>
    <w:rsid w:val="008C046E"/>
    <w:rsid w:val="008C363F"/>
    <w:rsid w:val="008C413A"/>
    <w:rsid w:val="008C5978"/>
    <w:rsid w:val="008C78AC"/>
    <w:rsid w:val="008C7CAB"/>
    <w:rsid w:val="008D0F91"/>
    <w:rsid w:val="008D13D6"/>
    <w:rsid w:val="008D1F7E"/>
    <w:rsid w:val="008D2F10"/>
    <w:rsid w:val="008D3BB3"/>
    <w:rsid w:val="008E090F"/>
    <w:rsid w:val="008E3F7A"/>
    <w:rsid w:val="008E4CEA"/>
    <w:rsid w:val="008E5BD8"/>
    <w:rsid w:val="008E6AEB"/>
    <w:rsid w:val="008E6E5C"/>
    <w:rsid w:val="008E73C2"/>
    <w:rsid w:val="008F5063"/>
    <w:rsid w:val="008F5B3D"/>
    <w:rsid w:val="008F6E24"/>
    <w:rsid w:val="008F7486"/>
    <w:rsid w:val="00900048"/>
    <w:rsid w:val="00900C63"/>
    <w:rsid w:val="00902E11"/>
    <w:rsid w:val="009033BC"/>
    <w:rsid w:val="00903830"/>
    <w:rsid w:val="00903D2D"/>
    <w:rsid w:val="009053B1"/>
    <w:rsid w:val="00905978"/>
    <w:rsid w:val="00905A9E"/>
    <w:rsid w:val="009060AA"/>
    <w:rsid w:val="00910006"/>
    <w:rsid w:val="009102B5"/>
    <w:rsid w:val="009114E7"/>
    <w:rsid w:val="00911933"/>
    <w:rsid w:val="00912E8E"/>
    <w:rsid w:val="009148B1"/>
    <w:rsid w:val="00915337"/>
    <w:rsid w:val="00915584"/>
    <w:rsid w:val="00915ABC"/>
    <w:rsid w:val="00916F0B"/>
    <w:rsid w:val="009201CE"/>
    <w:rsid w:val="00920B27"/>
    <w:rsid w:val="009226E1"/>
    <w:rsid w:val="009229F4"/>
    <w:rsid w:val="0092551C"/>
    <w:rsid w:val="00925F88"/>
    <w:rsid w:val="00927165"/>
    <w:rsid w:val="009273E1"/>
    <w:rsid w:val="00930DCE"/>
    <w:rsid w:val="00931ADB"/>
    <w:rsid w:val="00934BB9"/>
    <w:rsid w:val="00934DF2"/>
    <w:rsid w:val="0093508E"/>
    <w:rsid w:val="00935F01"/>
    <w:rsid w:val="0093773E"/>
    <w:rsid w:val="00940260"/>
    <w:rsid w:val="00940C50"/>
    <w:rsid w:val="00941C98"/>
    <w:rsid w:val="009441B7"/>
    <w:rsid w:val="00947116"/>
    <w:rsid w:val="009503E6"/>
    <w:rsid w:val="0095388D"/>
    <w:rsid w:val="0095496C"/>
    <w:rsid w:val="00954E16"/>
    <w:rsid w:val="00956247"/>
    <w:rsid w:val="00956A95"/>
    <w:rsid w:val="00956AC0"/>
    <w:rsid w:val="009574B7"/>
    <w:rsid w:val="009575C3"/>
    <w:rsid w:val="00960EC9"/>
    <w:rsid w:val="009615BC"/>
    <w:rsid w:val="0096169B"/>
    <w:rsid w:val="00961FFD"/>
    <w:rsid w:val="009647AE"/>
    <w:rsid w:val="00964C27"/>
    <w:rsid w:val="00965393"/>
    <w:rsid w:val="00972A3E"/>
    <w:rsid w:val="009735A9"/>
    <w:rsid w:val="00973CD5"/>
    <w:rsid w:val="00973E71"/>
    <w:rsid w:val="00973F84"/>
    <w:rsid w:val="0097443E"/>
    <w:rsid w:val="00974D8C"/>
    <w:rsid w:val="00975B49"/>
    <w:rsid w:val="00981C16"/>
    <w:rsid w:val="00981E0F"/>
    <w:rsid w:val="00984223"/>
    <w:rsid w:val="00984720"/>
    <w:rsid w:val="00984FBF"/>
    <w:rsid w:val="0098621D"/>
    <w:rsid w:val="0099146D"/>
    <w:rsid w:val="00991B86"/>
    <w:rsid w:val="0099202B"/>
    <w:rsid w:val="00992B02"/>
    <w:rsid w:val="00994232"/>
    <w:rsid w:val="009948E4"/>
    <w:rsid w:val="009953A3"/>
    <w:rsid w:val="0099552D"/>
    <w:rsid w:val="009956C7"/>
    <w:rsid w:val="00995EBF"/>
    <w:rsid w:val="0099765D"/>
    <w:rsid w:val="009A0611"/>
    <w:rsid w:val="009A2E20"/>
    <w:rsid w:val="009A3BAE"/>
    <w:rsid w:val="009A4600"/>
    <w:rsid w:val="009A615A"/>
    <w:rsid w:val="009A75A6"/>
    <w:rsid w:val="009B1B22"/>
    <w:rsid w:val="009B2C7B"/>
    <w:rsid w:val="009B3478"/>
    <w:rsid w:val="009B3588"/>
    <w:rsid w:val="009B70FF"/>
    <w:rsid w:val="009B756A"/>
    <w:rsid w:val="009C1055"/>
    <w:rsid w:val="009C3853"/>
    <w:rsid w:val="009C4481"/>
    <w:rsid w:val="009C5705"/>
    <w:rsid w:val="009C622B"/>
    <w:rsid w:val="009C697A"/>
    <w:rsid w:val="009C6BD5"/>
    <w:rsid w:val="009D0C4E"/>
    <w:rsid w:val="009D1D6E"/>
    <w:rsid w:val="009D2C5A"/>
    <w:rsid w:val="009D3193"/>
    <w:rsid w:val="009D3947"/>
    <w:rsid w:val="009D398D"/>
    <w:rsid w:val="009D3B91"/>
    <w:rsid w:val="009D3F80"/>
    <w:rsid w:val="009D7314"/>
    <w:rsid w:val="009D7D59"/>
    <w:rsid w:val="009E225A"/>
    <w:rsid w:val="009E3F8B"/>
    <w:rsid w:val="009E5D48"/>
    <w:rsid w:val="009F02D0"/>
    <w:rsid w:val="009F05DE"/>
    <w:rsid w:val="009F1A48"/>
    <w:rsid w:val="009F2688"/>
    <w:rsid w:val="009F6AC1"/>
    <w:rsid w:val="009F6BFE"/>
    <w:rsid w:val="009F70C9"/>
    <w:rsid w:val="009F710D"/>
    <w:rsid w:val="009F7307"/>
    <w:rsid w:val="009F7681"/>
    <w:rsid w:val="009F7E08"/>
    <w:rsid w:val="00A002B1"/>
    <w:rsid w:val="00A00429"/>
    <w:rsid w:val="00A01307"/>
    <w:rsid w:val="00A03823"/>
    <w:rsid w:val="00A040AF"/>
    <w:rsid w:val="00A0439D"/>
    <w:rsid w:val="00A05443"/>
    <w:rsid w:val="00A05665"/>
    <w:rsid w:val="00A12827"/>
    <w:rsid w:val="00A172B7"/>
    <w:rsid w:val="00A22051"/>
    <w:rsid w:val="00A220CC"/>
    <w:rsid w:val="00A22489"/>
    <w:rsid w:val="00A22602"/>
    <w:rsid w:val="00A24C8D"/>
    <w:rsid w:val="00A25896"/>
    <w:rsid w:val="00A26461"/>
    <w:rsid w:val="00A27B3C"/>
    <w:rsid w:val="00A31150"/>
    <w:rsid w:val="00A33045"/>
    <w:rsid w:val="00A330A9"/>
    <w:rsid w:val="00A33B06"/>
    <w:rsid w:val="00A36E52"/>
    <w:rsid w:val="00A411F1"/>
    <w:rsid w:val="00A426BC"/>
    <w:rsid w:val="00A426DC"/>
    <w:rsid w:val="00A42D7A"/>
    <w:rsid w:val="00A43BF9"/>
    <w:rsid w:val="00A4505F"/>
    <w:rsid w:val="00A455AC"/>
    <w:rsid w:val="00A4708F"/>
    <w:rsid w:val="00A500C2"/>
    <w:rsid w:val="00A503C9"/>
    <w:rsid w:val="00A50594"/>
    <w:rsid w:val="00A512C2"/>
    <w:rsid w:val="00A51940"/>
    <w:rsid w:val="00A52288"/>
    <w:rsid w:val="00A52844"/>
    <w:rsid w:val="00A52DBD"/>
    <w:rsid w:val="00A5366A"/>
    <w:rsid w:val="00A545B7"/>
    <w:rsid w:val="00A5685C"/>
    <w:rsid w:val="00A57A27"/>
    <w:rsid w:val="00A60CF4"/>
    <w:rsid w:val="00A635DD"/>
    <w:rsid w:val="00A63BB2"/>
    <w:rsid w:val="00A64EFE"/>
    <w:rsid w:val="00A66046"/>
    <w:rsid w:val="00A663CB"/>
    <w:rsid w:val="00A7037C"/>
    <w:rsid w:val="00A70615"/>
    <w:rsid w:val="00A70E4C"/>
    <w:rsid w:val="00A72607"/>
    <w:rsid w:val="00A73610"/>
    <w:rsid w:val="00A73922"/>
    <w:rsid w:val="00A74011"/>
    <w:rsid w:val="00A75301"/>
    <w:rsid w:val="00A75DC6"/>
    <w:rsid w:val="00A75EFE"/>
    <w:rsid w:val="00A761A1"/>
    <w:rsid w:val="00A8209D"/>
    <w:rsid w:val="00A8240B"/>
    <w:rsid w:val="00A82661"/>
    <w:rsid w:val="00A84B08"/>
    <w:rsid w:val="00A84FC5"/>
    <w:rsid w:val="00A85553"/>
    <w:rsid w:val="00A85FF5"/>
    <w:rsid w:val="00A8620A"/>
    <w:rsid w:val="00A90A69"/>
    <w:rsid w:val="00A90DC8"/>
    <w:rsid w:val="00A910C4"/>
    <w:rsid w:val="00A91100"/>
    <w:rsid w:val="00A940A1"/>
    <w:rsid w:val="00A9442B"/>
    <w:rsid w:val="00A94987"/>
    <w:rsid w:val="00A95F11"/>
    <w:rsid w:val="00A96196"/>
    <w:rsid w:val="00A97160"/>
    <w:rsid w:val="00AA259A"/>
    <w:rsid w:val="00AA2617"/>
    <w:rsid w:val="00AA2D1C"/>
    <w:rsid w:val="00AA35C5"/>
    <w:rsid w:val="00AA3FDF"/>
    <w:rsid w:val="00AA4449"/>
    <w:rsid w:val="00AA4E72"/>
    <w:rsid w:val="00AA5178"/>
    <w:rsid w:val="00AA6AF2"/>
    <w:rsid w:val="00AA6C9C"/>
    <w:rsid w:val="00AA7025"/>
    <w:rsid w:val="00AA74B1"/>
    <w:rsid w:val="00AB1650"/>
    <w:rsid w:val="00AB3CCB"/>
    <w:rsid w:val="00AB5B54"/>
    <w:rsid w:val="00AB7716"/>
    <w:rsid w:val="00AC055C"/>
    <w:rsid w:val="00AC207C"/>
    <w:rsid w:val="00AC4505"/>
    <w:rsid w:val="00AC46A6"/>
    <w:rsid w:val="00AC4F41"/>
    <w:rsid w:val="00AC60EE"/>
    <w:rsid w:val="00AC6A06"/>
    <w:rsid w:val="00AC711B"/>
    <w:rsid w:val="00AC7411"/>
    <w:rsid w:val="00AD341E"/>
    <w:rsid w:val="00AD3502"/>
    <w:rsid w:val="00AD3A9F"/>
    <w:rsid w:val="00AD495D"/>
    <w:rsid w:val="00AD6F67"/>
    <w:rsid w:val="00AE3132"/>
    <w:rsid w:val="00AE47DA"/>
    <w:rsid w:val="00AE4A85"/>
    <w:rsid w:val="00AE5F2B"/>
    <w:rsid w:val="00AF0188"/>
    <w:rsid w:val="00AF4F51"/>
    <w:rsid w:val="00AF5BB8"/>
    <w:rsid w:val="00AF5E2C"/>
    <w:rsid w:val="00AF6333"/>
    <w:rsid w:val="00AF7823"/>
    <w:rsid w:val="00B01C2E"/>
    <w:rsid w:val="00B03307"/>
    <w:rsid w:val="00B05B5B"/>
    <w:rsid w:val="00B065F6"/>
    <w:rsid w:val="00B0663A"/>
    <w:rsid w:val="00B06C5D"/>
    <w:rsid w:val="00B10E98"/>
    <w:rsid w:val="00B11A21"/>
    <w:rsid w:val="00B124C9"/>
    <w:rsid w:val="00B129E4"/>
    <w:rsid w:val="00B13098"/>
    <w:rsid w:val="00B1408E"/>
    <w:rsid w:val="00B148CF"/>
    <w:rsid w:val="00B15B92"/>
    <w:rsid w:val="00B15D93"/>
    <w:rsid w:val="00B16A33"/>
    <w:rsid w:val="00B16BA2"/>
    <w:rsid w:val="00B2071B"/>
    <w:rsid w:val="00B20DD6"/>
    <w:rsid w:val="00B22DA4"/>
    <w:rsid w:val="00B23B21"/>
    <w:rsid w:val="00B26B89"/>
    <w:rsid w:val="00B27E0D"/>
    <w:rsid w:val="00B304D0"/>
    <w:rsid w:val="00B305F5"/>
    <w:rsid w:val="00B318C2"/>
    <w:rsid w:val="00B32F6F"/>
    <w:rsid w:val="00B355A0"/>
    <w:rsid w:val="00B35909"/>
    <w:rsid w:val="00B37655"/>
    <w:rsid w:val="00B4177E"/>
    <w:rsid w:val="00B41D75"/>
    <w:rsid w:val="00B43DE1"/>
    <w:rsid w:val="00B44D51"/>
    <w:rsid w:val="00B510BD"/>
    <w:rsid w:val="00B530AC"/>
    <w:rsid w:val="00B536B3"/>
    <w:rsid w:val="00B54F3E"/>
    <w:rsid w:val="00B55543"/>
    <w:rsid w:val="00B5571D"/>
    <w:rsid w:val="00B557CF"/>
    <w:rsid w:val="00B55CE3"/>
    <w:rsid w:val="00B5635E"/>
    <w:rsid w:val="00B56835"/>
    <w:rsid w:val="00B56AD6"/>
    <w:rsid w:val="00B62706"/>
    <w:rsid w:val="00B62BD3"/>
    <w:rsid w:val="00B630A1"/>
    <w:rsid w:val="00B637B2"/>
    <w:rsid w:val="00B6493F"/>
    <w:rsid w:val="00B655C1"/>
    <w:rsid w:val="00B66071"/>
    <w:rsid w:val="00B66085"/>
    <w:rsid w:val="00B70087"/>
    <w:rsid w:val="00B70149"/>
    <w:rsid w:val="00B70825"/>
    <w:rsid w:val="00B723F7"/>
    <w:rsid w:val="00B7244E"/>
    <w:rsid w:val="00B7312D"/>
    <w:rsid w:val="00B80125"/>
    <w:rsid w:val="00B811AE"/>
    <w:rsid w:val="00B82891"/>
    <w:rsid w:val="00B84EB4"/>
    <w:rsid w:val="00B8530B"/>
    <w:rsid w:val="00B86366"/>
    <w:rsid w:val="00B87B34"/>
    <w:rsid w:val="00B902D0"/>
    <w:rsid w:val="00B90362"/>
    <w:rsid w:val="00B90B8D"/>
    <w:rsid w:val="00B9206A"/>
    <w:rsid w:val="00B92FA0"/>
    <w:rsid w:val="00B95645"/>
    <w:rsid w:val="00B95AFC"/>
    <w:rsid w:val="00B966D6"/>
    <w:rsid w:val="00B9798D"/>
    <w:rsid w:val="00BA0E0B"/>
    <w:rsid w:val="00BA1117"/>
    <w:rsid w:val="00BA1EDA"/>
    <w:rsid w:val="00BA1FCF"/>
    <w:rsid w:val="00BA2516"/>
    <w:rsid w:val="00BA398B"/>
    <w:rsid w:val="00BA5512"/>
    <w:rsid w:val="00BA6256"/>
    <w:rsid w:val="00BA68AB"/>
    <w:rsid w:val="00BA6A85"/>
    <w:rsid w:val="00BB1386"/>
    <w:rsid w:val="00BB17DA"/>
    <w:rsid w:val="00BB4796"/>
    <w:rsid w:val="00BB56F2"/>
    <w:rsid w:val="00BB61D2"/>
    <w:rsid w:val="00BC198C"/>
    <w:rsid w:val="00BC1CBA"/>
    <w:rsid w:val="00BC219D"/>
    <w:rsid w:val="00BC3589"/>
    <w:rsid w:val="00BC663F"/>
    <w:rsid w:val="00BC683B"/>
    <w:rsid w:val="00BC6AFB"/>
    <w:rsid w:val="00BC795A"/>
    <w:rsid w:val="00BD06B9"/>
    <w:rsid w:val="00BD2A20"/>
    <w:rsid w:val="00BD55B1"/>
    <w:rsid w:val="00BD5800"/>
    <w:rsid w:val="00BD5A20"/>
    <w:rsid w:val="00BD61D0"/>
    <w:rsid w:val="00BD62F9"/>
    <w:rsid w:val="00BD6594"/>
    <w:rsid w:val="00BD6C4A"/>
    <w:rsid w:val="00BE0284"/>
    <w:rsid w:val="00BE1B4D"/>
    <w:rsid w:val="00BE3C4F"/>
    <w:rsid w:val="00BE49A8"/>
    <w:rsid w:val="00BE6475"/>
    <w:rsid w:val="00BE7891"/>
    <w:rsid w:val="00BF369A"/>
    <w:rsid w:val="00BF4291"/>
    <w:rsid w:val="00BF4A45"/>
    <w:rsid w:val="00BF4AB2"/>
    <w:rsid w:val="00BF5A6F"/>
    <w:rsid w:val="00BF66D0"/>
    <w:rsid w:val="00C00ED4"/>
    <w:rsid w:val="00C01CAD"/>
    <w:rsid w:val="00C05425"/>
    <w:rsid w:val="00C07804"/>
    <w:rsid w:val="00C10248"/>
    <w:rsid w:val="00C120E1"/>
    <w:rsid w:val="00C12137"/>
    <w:rsid w:val="00C12F20"/>
    <w:rsid w:val="00C148BC"/>
    <w:rsid w:val="00C1545C"/>
    <w:rsid w:val="00C1599C"/>
    <w:rsid w:val="00C16BB0"/>
    <w:rsid w:val="00C2007C"/>
    <w:rsid w:val="00C2039A"/>
    <w:rsid w:val="00C20B2C"/>
    <w:rsid w:val="00C21891"/>
    <w:rsid w:val="00C21F57"/>
    <w:rsid w:val="00C22460"/>
    <w:rsid w:val="00C22A3E"/>
    <w:rsid w:val="00C23914"/>
    <w:rsid w:val="00C25A22"/>
    <w:rsid w:val="00C26E1E"/>
    <w:rsid w:val="00C273FF"/>
    <w:rsid w:val="00C33B05"/>
    <w:rsid w:val="00C34F17"/>
    <w:rsid w:val="00C35102"/>
    <w:rsid w:val="00C356CD"/>
    <w:rsid w:val="00C36042"/>
    <w:rsid w:val="00C3712C"/>
    <w:rsid w:val="00C37AB8"/>
    <w:rsid w:val="00C42D88"/>
    <w:rsid w:val="00C46428"/>
    <w:rsid w:val="00C4759E"/>
    <w:rsid w:val="00C479AE"/>
    <w:rsid w:val="00C513B3"/>
    <w:rsid w:val="00C51BC5"/>
    <w:rsid w:val="00C52FC0"/>
    <w:rsid w:val="00C5327F"/>
    <w:rsid w:val="00C56416"/>
    <w:rsid w:val="00C56A3C"/>
    <w:rsid w:val="00C56F37"/>
    <w:rsid w:val="00C6011D"/>
    <w:rsid w:val="00C6044E"/>
    <w:rsid w:val="00C62067"/>
    <w:rsid w:val="00C62965"/>
    <w:rsid w:val="00C64201"/>
    <w:rsid w:val="00C650BC"/>
    <w:rsid w:val="00C66543"/>
    <w:rsid w:val="00C66DE9"/>
    <w:rsid w:val="00C7114D"/>
    <w:rsid w:val="00C71D03"/>
    <w:rsid w:val="00C73885"/>
    <w:rsid w:val="00C73B72"/>
    <w:rsid w:val="00C73F13"/>
    <w:rsid w:val="00C7512D"/>
    <w:rsid w:val="00C81E28"/>
    <w:rsid w:val="00C820E3"/>
    <w:rsid w:val="00C83380"/>
    <w:rsid w:val="00C833C8"/>
    <w:rsid w:val="00C835DF"/>
    <w:rsid w:val="00C83ECA"/>
    <w:rsid w:val="00C84B8B"/>
    <w:rsid w:val="00C857C2"/>
    <w:rsid w:val="00C8620D"/>
    <w:rsid w:val="00C86590"/>
    <w:rsid w:val="00C86D43"/>
    <w:rsid w:val="00C9064D"/>
    <w:rsid w:val="00C90984"/>
    <w:rsid w:val="00C9240B"/>
    <w:rsid w:val="00C940C0"/>
    <w:rsid w:val="00C956EC"/>
    <w:rsid w:val="00CA2094"/>
    <w:rsid w:val="00CA6277"/>
    <w:rsid w:val="00CA798E"/>
    <w:rsid w:val="00CB0565"/>
    <w:rsid w:val="00CB0ED9"/>
    <w:rsid w:val="00CB2142"/>
    <w:rsid w:val="00CB2381"/>
    <w:rsid w:val="00CB3926"/>
    <w:rsid w:val="00CB5EDB"/>
    <w:rsid w:val="00CB6888"/>
    <w:rsid w:val="00CB697C"/>
    <w:rsid w:val="00CB79D2"/>
    <w:rsid w:val="00CC1009"/>
    <w:rsid w:val="00CC10FA"/>
    <w:rsid w:val="00CC11DB"/>
    <w:rsid w:val="00CC3D31"/>
    <w:rsid w:val="00CC5696"/>
    <w:rsid w:val="00CC5743"/>
    <w:rsid w:val="00CC66D4"/>
    <w:rsid w:val="00CC69B2"/>
    <w:rsid w:val="00CC7FE7"/>
    <w:rsid w:val="00CD03DD"/>
    <w:rsid w:val="00CD25E6"/>
    <w:rsid w:val="00CD2C4C"/>
    <w:rsid w:val="00CD371D"/>
    <w:rsid w:val="00CD3B94"/>
    <w:rsid w:val="00CD4E30"/>
    <w:rsid w:val="00CD6AC8"/>
    <w:rsid w:val="00CD785D"/>
    <w:rsid w:val="00CD7A08"/>
    <w:rsid w:val="00CE0748"/>
    <w:rsid w:val="00CE089B"/>
    <w:rsid w:val="00CE162C"/>
    <w:rsid w:val="00CE428D"/>
    <w:rsid w:val="00CE4718"/>
    <w:rsid w:val="00CE4E75"/>
    <w:rsid w:val="00CE63D6"/>
    <w:rsid w:val="00CE77DF"/>
    <w:rsid w:val="00CF17A5"/>
    <w:rsid w:val="00CF1AFC"/>
    <w:rsid w:val="00CF2EFE"/>
    <w:rsid w:val="00CF411A"/>
    <w:rsid w:val="00CF4B43"/>
    <w:rsid w:val="00CF4C32"/>
    <w:rsid w:val="00CF5D53"/>
    <w:rsid w:val="00CF69E1"/>
    <w:rsid w:val="00CF7E91"/>
    <w:rsid w:val="00D0155B"/>
    <w:rsid w:val="00D0182B"/>
    <w:rsid w:val="00D0214D"/>
    <w:rsid w:val="00D0349B"/>
    <w:rsid w:val="00D04254"/>
    <w:rsid w:val="00D047AC"/>
    <w:rsid w:val="00D04E03"/>
    <w:rsid w:val="00D04EAD"/>
    <w:rsid w:val="00D056C0"/>
    <w:rsid w:val="00D06518"/>
    <w:rsid w:val="00D06F5A"/>
    <w:rsid w:val="00D076E8"/>
    <w:rsid w:val="00D10834"/>
    <w:rsid w:val="00D10A1D"/>
    <w:rsid w:val="00D10A81"/>
    <w:rsid w:val="00D10C60"/>
    <w:rsid w:val="00D115A1"/>
    <w:rsid w:val="00D11DB1"/>
    <w:rsid w:val="00D12296"/>
    <w:rsid w:val="00D1232F"/>
    <w:rsid w:val="00D14253"/>
    <w:rsid w:val="00D20C6E"/>
    <w:rsid w:val="00D20E4E"/>
    <w:rsid w:val="00D22602"/>
    <w:rsid w:val="00D2315D"/>
    <w:rsid w:val="00D24A56"/>
    <w:rsid w:val="00D252C8"/>
    <w:rsid w:val="00D301E1"/>
    <w:rsid w:val="00D33802"/>
    <w:rsid w:val="00D33BC9"/>
    <w:rsid w:val="00D35CC0"/>
    <w:rsid w:val="00D3619D"/>
    <w:rsid w:val="00D3721B"/>
    <w:rsid w:val="00D40031"/>
    <w:rsid w:val="00D409BD"/>
    <w:rsid w:val="00D40D03"/>
    <w:rsid w:val="00D43786"/>
    <w:rsid w:val="00D43E05"/>
    <w:rsid w:val="00D44137"/>
    <w:rsid w:val="00D44F36"/>
    <w:rsid w:val="00D47644"/>
    <w:rsid w:val="00D50F1B"/>
    <w:rsid w:val="00D51F5B"/>
    <w:rsid w:val="00D55411"/>
    <w:rsid w:val="00D55552"/>
    <w:rsid w:val="00D561FF"/>
    <w:rsid w:val="00D611E1"/>
    <w:rsid w:val="00D61210"/>
    <w:rsid w:val="00D614C7"/>
    <w:rsid w:val="00D64937"/>
    <w:rsid w:val="00D654DA"/>
    <w:rsid w:val="00D6584A"/>
    <w:rsid w:val="00D66C20"/>
    <w:rsid w:val="00D704DA"/>
    <w:rsid w:val="00D7050B"/>
    <w:rsid w:val="00D71F60"/>
    <w:rsid w:val="00D733F6"/>
    <w:rsid w:val="00D73A46"/>
    <w:rsid w:val="00D74694"/>
    <w:rsid w:val="00D75473"/>
    <w:rsid w:val="00D757F8"/>
    <w:rsid w:val="00D75CF8"/>
    <w:rsid w:val="00D771EF"/>
    <w:rsid w:val="00D771FC"/>
    <w:rsid w:val="00D778E3"/>
    <w:rsid w:val="00D801E0"/>
    <w:rsid w:val="00D8541D"/>
    <w:rsid w:val="00D856E5"/>
    <w:rsid w:val="00D8582B"/>
    <w:rsid w:val="00D86AC7"/>
    <w:rsid w:val="00D907ED"/>
    <w:rsid w:val="00D90B3E"/>
    <w:rsid w:val="00D9172D"/>
    <w:rsid w:val="00D9270C"/>
    <w:rsid w:val="00D92727"/>
    <w:rsid w:val="00D9362B"/>
    <w:rsid w:val="00DA007F"/>
    <w:rsid w:val="00DA03FD"/>
    <w:rsid w:val="00DA049A"/>
    <w:rsid w:val="00DA1491"/>
    <w:rsid w:val="00DA1838"/>
    <w:rsid w:val="00DA2A12"/>
    <w:rsid w:val="00DA2E82"/>
    <w:rsid w:val="00DA3A53"/>
    <w:rsid w:val="00DA42C1"/>
    <w:rsid w:val="00DA4FDC"/>
    <w:rsid w:val="00DA56D6"/>
    <w:rsid w:val="00DA60A1"/>
    <w:rsid w:val="00DA6244"/>
    <w:rsid w:val="00DA67DF"/>
    <w:rsid w:val="00DA7419"/>
    <w:rsid w:val="00DB239C"/>
    <w:rsid w:val="00DB38D0"/>
    <w:rsid w:val="00DB76B2"/>
    <w:rsid w:val="00DB78B2"/>
    <w:rsid w:val="00DC0C99"/>
    <w:rsid w:val="00DC29E0"/>
    <w:rsid w:val="00DC3F75"/>
    <w:rsid w:val="00DC47B8"/>
    <w:rsid w:val="00DC5D70"/>
    <w:rsid w:val="00DC7291"/>
    <w:rsid w:val="00DC7CEB"/>
    <w:rsid w:val="00DD14A3"/>
    <w:rsid w:val="00DD18F5"/>
    <w:rsid w:val="00DD1B49"/>
    <w:rsid w:val="00DD23FF"/>
    <w:rsid w:val="00DD3D4D"/>
    <w:rsid w:val="00DD4C8F"/>
    <w:rsid w:val="00DD548D"/>
    <w:rsid w:val="00DD6DF3"/>
    <w:rsid w:val="00DD7662"/>
    <w:rsid w:val="00DE0F2E"/>
    <w:rsid w:val="00DE1520"/>
    <w:rsid w:val="00DE17BB"/>
    <w:rsid w:val="00DF09F7"/>
    <w:rsid w:val="00DF1462"/>
    <w:rsid w:val="00DF1A10"/>
    <w:rsid w:val="00DF296D"/>
    <w:rsid w:val="00DF2DCF"/>
    <w:rsid w:val="00DF2F7C"/>
    <w:rsid w:val="00DF3C58"/>
    <w:rsid w:val="00DF3C6B"/>
    <w:rsid w:val="00DF5770"/>
    <w:rsid w:val="00DF5EC8"/>
    <w:rsid w:val="00DF6837"/>
    <w:rsid w:val="00DF7B1F"/>
    <w:rsid w:val="00E00220"/>
    <w:rsid w:val="00E01AF4"/>
    <w:rsid w:val="00E02099"/>
    <w:rsid w:val="00E0372D"/>
    <w:rsid w:val="00E045E0"/>
    <w:rsid w:val="00E04A90"/>
    <w:rsid w:val="00E04D77"/>
    <w:rsid w:val="00E051D2"/>
    <w:rsid w:val="00E0739E"/>
    <w:rsid w:val="00E111EB"/>
    <w:rsid w:val="00E11B0F"/>
    <w:rsid w:val="00E14886"/>
    <w:rsid w:val="00E14ED0"/>
    <w:rsid w:val="00E1605B"/>
    <w:rsid w:val="00E168DA"/>
    <w:rsid w:val="00E17032"/>
    <w:rsid w:val="00E17930"/>
    <w:rsid w:val="00E20075"/>
    <w:rsid w:val="00E209E7"/>
    <w:rsid w:val="00E21BE2"/>
    <w:rsid w:val="00E21D11"/>
    <w:rsid w:val="00E23F65"/>
    <w:rsid w:val="00E249EB"/>
    <w:rsid w:val="00E24BB1"/>
    <w:rsid w:val="00E25F88"/>
    <w:rsid w:val="00E276A2"/>
    <w:rsid w:val="00E31742"/>
    <w:rsid w:val="00E31F7A"/>
    <w:rsid w:val="00E32B48"/>
    <w:rsid w:val="00E32E70"/>
    <w:rsid w:val="00E3399E"/>
    <w:rsid w:val="00E34CF9"/>
    <w:rsid w:val="00E35E57"/>
    <w:rsid w:val="00E36019"/>
    <w:rsid w:val="00E36182"/>
    <w:rsid w:val="00E372A7"/>
    <w:rsid w:val="00E37964"/>
    <w:rsid w:val="00E37A18"/>
    <w:rsid w:val="00E406C2"/>
    <w:rsid w:val="00E44B18"/>
    <w:rsid w:val="00E44FBE"/>
    <w:rsid w:val="00E46594"/>
    <w:rsid w:val="00E46B0B"/>
    <w:rsid w:val="00E46B6F"/>
    <w:rsid w:val="00E47CD8"/>
    <w:rsid w:val="00E47E05"/>
    <w:rsid w:val="00E51114"/>
    <w:rsid w:val="00E52A02"/>
    <w:rsid w:val="00E52EF0"/>
    <w:rsid w:val="00E53394"/>
    <w:rsid w:val="00E57A66"/>
    <w:rsid w:val="00E624CA"/>
    <w:rsid w:val="00E62697"/>
    <w:rsid w:val="00E645C4"/>
    <w:rsid w:val="00E6466D"/>
    <w:rsid w:val="00E651A8"/>
    <w:rsid w:val="00E65FA2"/>
    <w:rsid w:val="00E67C72"/>
    <w:rsid w:val="00E70EA0"/>
    <w:rsid w:val="00E8051C"/>
    <w:rsid w:val="00E830AF"/>
    <w:rsid w:val="00E833C3"/>
    <w:rsid w:val="00E835D3"/>
    <w:rsid w:val="00E848CC"/>
    <w:rsid w:val="00E84FD9"/>
    <w:rsid w:val="00E86949"/>
    <w:rsid w:val="00E87EAD"/>
    <w:rsid w:val="00E9290A"/>
    <w:rsid w:val="00E92F5E"/>
    <w:rsid w:val="00E93178"/>
    <w:rsid w:val="00E938B4"/>
    <w:rsid w:val="00E9420D"/>
    <w:rsid w:val="00EA0F22"/>
    <w:rsid w:val="00EA1076"/>
    <w:rsid w:val="00EA1617"/>
    <w:rsid w:val="00EA5E51"/>
    <w:rsid w:val="00EA697D"/>
    <w:rsid w:val="00EB0786"/>
    <w:rsid w:val="00EB0E34"/>
    <w:rsid w:val="00EB1C32"/>
    <w:rsid w:val="00EB1EA8"/>
    <w:rsid w:val="00EB5466"/>
    <w:rsid w:val="00EC257C"/>
    <w:rsid w:val="00EC28C4"/>
    <w:rsid w:val="00EC2F64"/>
    <w:rsid w:val="00EC5CAF"/>
    <w:rsid w:val="00ED3DD5"/>
    <w:rsid w:val="00ED564A"/>
    <w:rsid w:val="00ED604A"/>
    <w:rsid w:val="00EE007E"/>
    <w:rsid w:val="00EE0088"/>
    <w:rsid w:val="00EE443B"/>
    <w:rsid w:val="00EE4C36"/>
    <w:rsid w:val="00EE4DD8"/>
    <w:rsid w:val="00EE5010"/>
    <w:rsid w:val="00EE5ADC"/>
    <w:rsid w:val="00EE6337"/>
    <w:rsid w:val="00EE66BF"/>
    <w:rsid w:val="00EF0771"/>
    <w:rsid w:val="00EF1592"/>
    <w:rsid w:val="00EF1A31"/>
    <w:rsid w:val="00EF37A0"/>
    <w:rsid w:val="00EF3AA3"/>
    <w:rsid w:val="00EF5254"/>
    <w:rsid w:val="00EF7030"/>
    <w:rsid w:val="00EF74E1"/>
    <w:rsid w:val="00F01870"/>
    <w:rsid w:val="00F05149"/>
    <w:rsid w:val="00F051AB"/>
    <w:rsid w:val="00F05D4B"/>
    <w:rsid w:val="00F0634C"/>
    <w:rsid w:val="00F07B25"/>
    <w:rsid w:val="00F106F5"/>
    <w:rsid w:val="00F108DC"/>
    <w:rsid w:val="00F11549"/>
    <w:rsid w:val="00F119ED"/>
    <w:rsid w:val="00F11D5F"/>
    <w:rsid w:val="00F145D3"/>
    <w:rsid w:val="00F14D2D"/>
    <w:rsid w:val="00F14D5E"/>
    <w:rsid w:val="00F15129"/>
    <w:rsid w:val="00F162CD"/>
    <w:rsid w:val="00F1720C"/>
    <w:rsid w:val="00F17765"/>
    <w:rsid w:val="00F219FA"/>
    <w:rsid w:val="00F22D07"/>
    <w:rsid w:val="00F23467"/>
    <w:rsid w:val="00F23EEA"/>
    <w:rsid w:val="00F243A7"/>
    <w:rsid w:val="00F25BF0"/>
    <w:rsid w:val="00F26E55"/>
    <w:rsid w:val="00F2711E"/>
    <w:rsid w:val="00F27156"/>
    <w:rsid w:val="00F273F6"/>
    <w:rsid w:val="00F3076B"/>
    <w:rsid w:val="00F30811"/>
    <w:rsid w:val="00F3278A"/>
    <w:rsid w:val="00F327B1"/>
    <w:rsid w:val="00F400E4"/>
    <w:rsid w:val="00F433D3"/>
    <w:rsid w:val="00F44BD0"/>
    <w:rsid w:val="00F532A5"/>
    <w:rsid w:val="00F54CAC"/>
    <w:rsid w:val="00F54D59"/>
    <w:rsid w:val="00F566FB"/>
    <w:rsid w:val="00F61CBE"/>
    <w:rsid w:val="00F62C64"/>
    <w:rsid w:val="00F637D8"/>
    <w:rsid w:val="00F64729"/>
    <w:rsid w:val="00F65401"/>
    <w:rsid w:val="00F6702F"/>
    <w:rsid w:val="00F70453"/>
    <w:rsid w:val="00F704C7"/>
    <w:rsid w:val="00F70BB9"/>
    <w:rsid w:val="00F762FD"/>
    <w:rsid w:val="00F81916"/>
    <w:rsid w:val="00F83379"/>
    <w:rsid w:val="00F86A89"/>
    <w:rsid w:val="00F90CD2"/>
    <w:rsid w:val="00F91677"/>
    <w:rsid w:val="00F952BA"/>
    <w:rsid w:val="00F95E5B"/>
    <w:rsid w:val="00F97048"/>
    <w:rsid w:val="00FA0FA8"/>
    <w:rsid w:val="00FA1375"/>
    <w:rsid w:val="00FA53C0"/>
    <w:rsid w:val="00FB1358"/>
    <w:rsid w:val="00FB310C"/>
    <w:rsid w:val="00FB3488"/>
    <w:rsid w:val="00FB5D65"/>
    <w:rsid w:val="00FB6677"/>
    <w:rsid w:val="00FB6B85"/>
    <w:rsid w:val="00FC0ECF"/>
    <w:rsid w:val="00FC127C"/>
    <w:rsid w:val="00FC54A1"/>
    <w:rsid w:val="00FC5A0F"/>
    <w:rsid w:val="00FC5D3E"/>
    <w:rsid w:val="00FC60C0"/>
    <w:rsid w:val="00FD0221"/>
    <w:rsid w:val="00FD07EA"/>
    <w:rsid w:val="00FD4909"/>
    <w:rsid w:val="00FD7259"/>
    <w:rsid w:val="00FE3B8E"/>
    <w:rsid w:val="00FE3F56"/>
    <w:rsid w:val="00FE50DB"/>
    <w:rsid w:val="00FE6AFD"/>
    <w:rsid w:val="00FE7C76"/>
    <w:rsid w:val="00FE7F40"/>
    <w:rsid w:val="00FF013A"/>
    <w:rsid w:val="00FF22D1"/>
    <w:rsid w:val="00FF2783"/>
    <w:rsid w:val="00FF2CFA"/>
    <w:rsid w:val="00FF309D"/>
    <w:rsid w:val="00FF37B5"/>
    <w:rsid w:val="00FF3C62"/>
    <w:rsid w:val="00FF3F1A"/>
    <w:rsid w:val="00FF6234"/>
    <w:rsid w:val="00FF7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68D062"/>
  <w15:chartTrackingRefBased/>
  <w15:docId w15:val="{E3D32A8E-3580-4A42-A830-E9F01BF48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3619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7302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CharCharCharCharCharCharCharCharCharCharCharCharCharChar">
    <w:name w:val="默认段落字体 Para Char Char Char Char Char Char Char Char Char Char Char Char Char Char"/>
    <w:next w:val="a"/>
    <w:rsid w:val="00415ECE"/>
    <w:pPr>
      <w:keepNext/>
      <w:keepLines/>
      <w:numPr>
        <w:ilvl w:val="7"/>
        <w:numId w:val="2"/>
      </w:numPr>
      <w:spacing w:before="240" w:after="240"/>
      <w:outlineLvl w:val="7"/>
    </w:pPr>
    <w:rPr>
      <w:rFonts w:ascii="Arial" w:eastAsia="黑体" w:hAnsi="Arial" w:cs="Arial"/>
      <w:snapToGrid w:val="0"/>
      <w:sz w:val="21"/>
      <w:szCs w:val="21"/>
    </w:rPr>
  </w:style>
  <w:style w:type="paragraph" w:styleId="a4">
    <w:name w:val="footer"/>
    <w:basedOn w:val="a"/>
    <w:rsid w:val="0013397D"/>
    <w:pPr>
      <w:tabs>
        <w:tab w:val="center" w:pos="4153"/>
        <w:tab w:val="right" w:pos="8306"/>
      </w:tabs>
      <w:snapToGrid w:val="0"/>
      <w:jc w:val="left"/>
    </w:pPr>
    <w:rPr>
      <w:sz w:val="18"/>
      <w:szCs w:val="18"/>
    </w:rPr>
  </w:style>
  <w:style w:type="character" w:styleId="a5">
    <w:name w:val="page number"/>
    <w:basedOn w:val="a0"/>
    <w:rsid w:val="0013397D"/>
  </w:style>
  <w:style w:type="paragraph" w:styleId="a6">
    <w:name w:val="Balloon Text"/>
    <w:basedOn w:val="a"/>
    <w:semiHidden/>
    <w:rsid w:val="0013397D"/>
    <w:rPr>
      <w:sz w:val="18"/>
      <w:szCs w:val="18"/>
    </w:rPr>
  </w:style>
  <w:style w:type="paragraph" w:styleId="a7">
    <w:name w:val="header"/>
    <w:basedOn w:val="a"/>
    <w:rsid w:val="00C21F57"/>
    <w:pPr>
      <w:pBdr>
        <w:bottom w:val="single" w:sz="6" w:space="1" w:color="auto"/>
      </w:pBdr>
      <w:tabs>
        <w:tab w:val="center" w:pos="4153"/>
        <w:tab w:val="right" w:pos="8306"/>
      </w:tabs>
      <w:snapToGrid w:val="0"/>
      <w:jc w:val="center"/>
    </w:pPr>
    <w:rPr>
      <w:sz w:val="18"/>
      <w:szCs w:val="18"/>
    </w:rPr>
  </w:style>
  <w:style w:type="character" w:styleId="a8">
    <w:name w:val="Hyperlink"/>
    <w:rsid w:val="0099202B"/>
    <w:rPr>
      <w:color w:val="0000FF"/>
      <w:u w:val="single"/>
    </w:rPr>
  </w:style>
  <w:style w:type="paragraph" w:styleId="a9">
    <w:name w:val="Document Map"/>
    <w:basedOn w:val="a"/>
    <w:link w:val="aa"/>
    <w:rsid w:val="00D66C20"/>
    <w:rPr>
      <w:rFonts w:ascii="宋体"/>
      <w:sz w:val="18"/>
      <w:szCs w:val="18"/>
    </w:rPr>
  </w:style>
  <w:style w:type="character" w:customStyle="1" w:styleId="aa">
    <w:name w:val="文档结构图 字符"/>
    <w:link w:val="a9"/>
    <w:rsid w:val="00D66C20"/>
    <w:rPr>
      <w:rFonts w:ascii="宋体"/>
      <w:kern w:val="2"/>
      <w:sz w:val="18"/>
      <w:szCs w:val="18"/>
    </w:rPr>
  </w:style>
  <w:style w:type="paragraph" w:customStyle="1" w:styleId="CharCharCharCharChar1CharCharChar1Char">
    <w:name w:val="Char Char Char Char Char1 Char Char Char1 Char"/>
    <w:basedOn w:val="a9"/>
    <w:autoRedefine/>
    <w:rsid w:val="000F2860"/>
    <w:pPr>
      <w:keepNext/>
      <w:shd w:val="clear" w:color="auto" w:fill="000080"/>
      <w:spacing w:beforeLines="100" w:before="100"/>
    </w:pPr>
    <w:rPr>
      <w:rFonts w:ascii="Tahoma" w:hAnsi="Tahoma"/>
      <w:sz w:val="21"/>
      <w:szCs w:val="24"/>
    </w:rPr>
  </w:style>
  <w:style w:type="paragraph" w:customStyle="1" w:styleId="o">
    <w:name w:val="????????¡§????????????¡§?????????????¨¬??????????¡§?????????¡§???????????¡§????o????????????¨¬??????????¡§?????????¡§????"/>
    <w:basedOn w:val="a"/>
    <w:rsid w:val="000F2860"/>
    <w:pPr>
      <w:widowControl/>
      <w:overflowPunct w:val="0"/>
      <w:autoSpaceDE w:val="0"/>
      <w:autoSpaceDN w:val="0"/>
      <w:adjustRightInd w:val="0"/>
      <w:jc w:val="left"/>
      <w:textAlignment w:val="baseline"/>
    </w:pPr>
    <w:rPr>
      <w:noProof/>
      <w:kern w:val="0"/>
      <w:sz w:val="24"/>
      <w:szCs w:val="20"/>
    </w:rPr>
  </w:style>
  <w:style w:type="paragraph" w:customStyle="1" w:styleId="Char">
    <w:name w:val="Char"/>
    <w:basedOn w:val="a"/>
    <w:rsid w:val="003F0011"/>
    <w:rPr>
      <w:rFonts w:cs="Arial"/>
    </w:rPr>
  </w:style>
  <w:style w:type="paragraph" w:customStyle="1" w:styleId="Default">
    <w:name w:val="Default"/>
    <w:rsid w:val="00E111EB"/>
    <w:pPr>
      <w:widowControl w:val="0"/>
      <w:autoSpaceDE w:val="0"/>
      <w:autoSpaceDN w:val="0"/>
      <w:adjustRightInd w:val="0"/>
    </w:pPr>
    <w:rPr>
      <w:rFonts w:ascii="宋体" w:cs="宋体"/>
      <w:color w:val="000000"/>
      <w:sz w:val="24"/>
      <w:szCs w:val="24"/>
    </w:rPr>
  </w:style>
  <w:style w:type="paragraph" w:styleId="ab">
    <w:name w:val="caption"/>
    <w:basedOn w:val="a"/>
    <w:next w:val="a"/>
    <w:unhideWhenUsed/>
    <w:qFormat/>
    <w:rsid w:val="00DC0C99"/>
    <w:rPr>
      <w:rFonts w:ascii="等线 Light" w:eastAsia="黑体" w:hAnsi="等线 Light"/>
      <w:sz w:val="20"/>
      <w:szCs w:val="20"/>
    </w:rPr>
  </w:style>
  <w:style w:type="paragraph" w:customStyle="1" w:styleId="ac">
    <w:name w:val="交底书正文"/>
    <w:basedOn w:val="a"/>
    <w:link w:val="ad"/>
    <w:rsid w:val="007A2940"/>
    <w:pPr>
      <w:spacing w:beforeLines="50" w:before="156" w:line="480" w:lineRule="exact"/>
      <w:ind w:firstLine="420"/>
      <w:outlineLvl w:val="0"/>
    </w:pPr>
    <w:rPr>
      <w:rFonts w:eastAsia="仿宋"/>
      <w:sz w:val="24"/>
    </w:rPr>
  </w:style>
  <w:style w:type="character" w:styleId="ae">
    <w:name w:val="Intense Reference"/>
    <w:uiPriority w:val="32"/>
    <w:qFormat/>
    <w:rsid w:val="007A2940"/>
    <w:rPr>
      <w:b/>
      <w:bCs/>
      <w:smallCaps/>
      <w:color w:val="4472C4"/>
      <w:spacing w:val="5"/>
    </w:rPr>
  </w:style>
  <w:style w:type="character" w:customStyle="1" w:styleId="ad">
    <w:name w:val="交底书正文 字符"/>
    <w:link w:val="ac"/>
    <w:rsid w:val="007A2940"/>
    <w:rPr>
      <w:rFonts w:eastAsia="仿宋"/>
      <w:kern w:val="2"/>
      <w:sz w:val="24"/>
      <w:szCs w:val="24"/>
    </w:rPr>
  </w:style>
  <w:style w:type="paragraph" w:customStyle="1" w:styleId="1">
    <w:name w:val="交底书正文1"/>
    <w:basedOn w:val="ac"/>
    <w:rsid w:val="007A2940"/>
  </w:style>
  <w:style w:type="paragraph" w:customStyle="1" w:styleId="11">
    <w:name w:val="交底书正文11"/>
    <w:basedOn w:val="a"/>
    <w:link w:val="110"/>
    <w:qFormat/>
    <w:rsid w:val="007A2940"/>
    <w:pPr>
      <w:spacing w:beforeLines="50" w:before="156" w:line="480" w:lineRule="exact"/>
      <w:ind w:firstLineChars="225" w:firstLine="540"/>
    </w:pPr>
    <w:rPr>
      <w:rFonts w:eastAsia="仿宋"/>
      <w:sz w:val="24"/>
    </w:rPr>
  </w:style>
  <w:style w:type="paragraph" w:customStyle="1" w:styleId="af">
    <w:name w:val="交底书正文！"/>
    <w:basedOn w:val="a"/>
    <w:link w:val="af0"/>
    <w:qFormat/>
    <w:rsid w:val="007A2940"/>
    <w:pPr>
      <w:spacing w:beforeLines="50" w:before="156" w:line="480" w:lineRule="exact"/>
      <w:ind w:firstLine="420"/>
    </w:pPr>
    <w:rPr>
      <w:rFonts w:eastAsia="仿宋"/>
      <w:sz w:val="24"/>
    </w:rPr>
  </w:style>
  <w:style w:type="character" w:customStyle="1" w:styleId="110">
    <w:name w:val="交底书正文11 字符"/>
    <w:link w:val="11"/>
    <w:rsid w:val="007A2940"/>
    <w:rPr>
      <w:rFonts w:eastAsia="仿宋"/>
      <w:kern w:val="2"/>
      <w:sz w:val="24"/>
      <w:szCs w:val="24"/>
    </w:rPr>
  </w:style>
  <w:style w:type="character" w:customStyle="1" w:styleId="10">
    <w:name w:val="未处理的提及1"/>
    <w:uiPriority w:val="99"/>
    <w:semiHidden/>
    <w:unhideWhenUsed/>
    <w:rsid w:val="00295E32"/>
    <w:rPr>
      <w:color w:val="605E5C"/>
      <w:shd w:val="clear" w:color="auto" w:fill="E1DFDD"/>
    </w:rPr>
  </w:style>
  <w:style w:type="character" w:customStyle="1" w:styleId="af0">
    <w:name w:val="交底书正文！ 字符"/>
    <w:link w:val="af"/>
    <w:rsid w:val="007A2940"/>
    <w:rPr>
      <w:rFonts w:eastAsia="仿宋"/>
      <w:kern w:val="2"/>
      <w:sz w:val="24"/>
      <w:szCs w:val="24"/>
    </w:rPr>
  </w:style>
  <w:style w:type="paragraph" w:customStyle="1" w:styleId="EndNoteBibliographyTitle">
    <w:name w:val="EndNote Bibliography Title"/>
    <w:basedOn w:val="a"/>
    <w:link w:val="EndNoteBibliographyTitle0"/>
    <w:rsid w:val="000A05C3"/>
    <w:pPr>
      <w:jc w:val="center"/>
    </w:pPr>
    <w:rPr>
      <w:noProof/>
      <w:sz w:val="20"/>
    </w:rPr>
  </w:style>
  <w:style w:type="character" w:customStyle="1" w:styleId="EndNoteBibliographyTitle0">
    <w:name w:val="EndNote Bibliography Title 字符"/>
    <w:link w:val="EndNoteBibliographyTitle"/>
    <w:rsid w:val="000A05C3"/>
    <w:rPr>
      <w:noProof/>
      <w:kern w:val="2"/>
      <w:szCs w:val="24"/>
    </w:rPr>
  </w:style>
  <w:style w:type="paragraph" w:customStyle="1" w:styleId="EndNoteBibliography">
    <w:name w:val="EndNote Bibliography"/>
    <w:basedOn w:val="a"/>
    <w:link w:val="EndNoteBibliography0"/>
    <w:rsid w:val="000A05C3"/>
    <w:rPr>
      <w:noProof/>
      <w:sz w:val="20"/>
    </w:rPr>
  </w:style>
  <w:style w:type="character" w:customStyle="1" w:styleId="EndNoteBibliography0">
    <w:name w:val="EndNote Bibliography 字符"/>
    <w:link w:val="EndNoteBibliography"/>
    <w:rsid w:val="000A05C3"/>
    <w:rPr>
      <w:noProof/>
      <w:kern w:val="2"/>
      <w:szCs w:val="24"/>
    </w:rPr>
  </w:style>
  <w:style w:type="character" w:styleId="af1">
    <w:name w:val="Placeholder Text"/>
    <w:basedOn w:val="a0"/>
    <w:uiPriority w:val="99"/>
    <w:semiHidden/>
    <w:rsid w:val="00262F0A"/>
    <w:rPr>
      <w:color w:val="666666"/>
    </w:rPr>
  </w:style>
  <w:style w:type="character" w:styleId="af2">
    <w:name w:val="Strong"/>
    <w:basedOn w:val="a0"/>
    <w:uiPriority w:val="22"/>
    <w:qFormat/>
    <w:rsid w:val="00B510BD"/>
    <w:rPr>
      <w:b/>
      <w:bCs/>
    </w:rPr>
  </w:style>
  <w:style w:type="paragraph" w:styleId="af3">
    <w:name w:val="Revision"/>
    <w:hidden/>
    <w:uiPriority w:val="99"/>
    <w:semiHidden/>
    <w:rsid w:val="004C5272"/>
    <w:rPr>
      <w:kern w:val="2"/>
      <w:sz w:val="21"/>
      <w:szCs w:val="24"/>
    </w:rPr>
  </w:style>
  <w:style w:type="character" w:styleId="af4">
    <w:name w:val="annotation reference"/>
    <w:basedOn w:val="a0"/>
    <w:rsid w:val="00302623"/>
    <w:rPr>
      <w:sz w:val="21"/>
      <w:szCs w:val="21"/>
    </w:rPr>
  </w:style>
  <w:style w:type="paragraph" w:styleId="af5">
    <w:name w:val="annotation text"/>
    <w:basedOn w:val="a"/>
    <w:link w:val="af6"/>
    <w:rsid w:val="00302623"/>
    <w:pPr>
      <w:jc w:val="left"/>
    </w:pPr>
  </w:style>
  <w:style w:type="character" w:customStyle="1" w:styleId="af6">
    <w:name w:val="批注文字 字符"/>
    <w:basedOn w:val="a0"/>
    <w:link w:val="af5"/>
    <w:rsid w:val="00302623"/>
    <w:rPr>
      <w:kern w:val="2"/>
      <w:sz w:val="21"/>
      <w:szCs w:val="24"/>
    </w:rPr>
  </w:style>
  <w:style w:type="paragraph" w:styleId="af7">
    <w:name w:val="annotation subject"/>
    <w:basedOn w:val="af5"/>
    <w:next w:val="af5"/>
    <w:link w:val="af8"/>
    <w:rsid w:val="00302623"/>
    <w:rPr>
      <w:b/>
      <w:bCs/>
    </w:rPr>
  </w:style>
  <w:style w:type="character" w:customStyle="1" w:styleId="af8">
    <w:name w:val="批注主题 字符"/>
    <w:basedOn w:val="af6"/>
    <w:link w:val="af7"/>
    <w:rsid w:val="00302623"/>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0971">
      <w:bodyDiv w:val="1"/>
      <w:marLeft w:val="0"/>
      <w:marRight w:val="0"/>
      <w:marTop w:val="0"/>
      <w:marBottom w:val="0"/>
      <w:divBdr>
        <w:top w:val="none" w:sz="0" w:space="0" w:color="auto"/>
        <w:left w:val="none" w:sz="0" w:space="0" w:color="auto"/>
        <w:bottom w:val="none" w:sz="0" w:space="0" w:color="auto"/>
        <w:right w:val="none" w:sz="0" w:space="0" w:color="auto"/>
      </w:divBdr>
    </w:div>
    <w:div w:id="129128127">
      <w:bodyDiv w:val="1"/>
      <w:marLeft w:val="0"/>
      <w:marRight w:val="0"/>
      <w:marTop w:val="0"/>
      <w:marBottom w:val="0"/>
      <w:divBdr>
        <w:top w:val="none" w:sz="0" w:space="0" w:color="auto"/>
        <w:left w:val="none" w:sz="0" w:space="0" w:color="auto"/>
        <w:bottom w:val="none" w:sz="0" w:space="0" w:color="auto"/>
        <w:right w:val="none" w:sz="0" w:space="0" w:color="auto"/>
      </w:divBdr>
      <w:divsChild>
        <w:div w:id="627202131">
          <w:marLeft w:val="0"/>
          <w:marRight w:val="0"/>
          <w:marTop w:val="0"/>
          <w:marBottom w:val="0"/>
          <w:divBdr>
            <w:top w:val="none" w:sz="0" w:space="0" w:color="auto"/>
            <w:left w:val="none" w:sz="0" w:space="0" w:color="auto"/>
            <w:bottom w:val="none" w:sz="0" w:space="0" w:color="auto"/>
            <w:right w:val="none" w:sz="0" w:space="0" w:color="auto"/>
          </w:divBdr>
        </w:div>
      </w:divsChild>
    </w:div>
    <w:div w:id="1220483406">
      <w:bodyDiv w:val="1"/>
      <w:marLeft w:val="0"/>
      <w:marRight w:val="0"/>
      <w:marTop w:val="0"/>
      <w:marBottom w:val="0"/>
      <w:divBdr>
        <w:top w:val="none" w:sz="0" w:space="0" w:color="auto"/>
        <w:left w:val="none" w:sz="0" w:space="0" w:color="auto"/>
        <w:bottom w:val="none" w:sz="0" w:space="0" w:color="auto"/>
        <w:right w:val="none" w:sz="0" w:space="0" w:color="auto"/>
      </w:divBdr>
      <w:divsChild>
        <w:div w:id="3035116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4C7A6-DAC7-41E4-81FD-46D2FC0AE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2837</Words>
  <Characters>2952</Characters>
  <Application>Microsoft Office Word</Application>
  <DocSecurity>0</DocSecurity>
  <Lines>109</Lines>
  <Paragraphs>65</Paragraphs>
  <ScaleCrop>false</ScaleCrop>
  <Company>ICT</Company>
  <LinksUpToDate>false</LinksUpToDate>
  <CharactersWithSpaces>5724</CharactersWithSpaces>
  <SharedDoc>false</SharedDoc>
  <HLinks>
    <vt:vector size="6" baseType="variant">
      <vt:variant>
        <vt:i4>4325439</vt:i4>
      </vt:variant>
      <vt:variant>
        <vt:i4>0</vt:i4>
      </vt:variant>
      <vt:variant>
        <vt:i4>0</vt:i4>
      </vt:variant>
      <vt:variant>
        <vt:i4>5</vt:i4>
      </vt:variant>
      <vt:variant>
        <vt:lpwstr>mailto:sdjkjsdh@163.com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庞艳华</dc:creator>
  <cp:keywords/>
  <dc:description/>
  <cp:lastModifiedBy>BC Yang</cp:lastModifiedBy>
  <cp:revision>2</cp:revision>
  <cp:lastPrinted>2008-06-16T02:55:00Z</cp:lastPrinted>
  <dcterms:created xsi:type="dcterms:W3CDTF">2025-10-22T08:25:00Z</dcterms:created>
  <dcterms:modified xsi:type="dcterms:W3CDTF">2025-10-22T08:25:00Z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1fec1d71be43e3b9638de4bcda0747e0a5ceba92a8c907262fa61d57189713a3</vt:lpwstr>
  </property>
</Properties>
</file>